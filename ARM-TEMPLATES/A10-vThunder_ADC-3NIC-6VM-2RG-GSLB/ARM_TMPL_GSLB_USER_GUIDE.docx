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rPr>
            <mc:AlternateContent>
              <mc:Choice Requires="wpg">
                <w:drawing>
                  <wp:anchor distT="0" distB="0" distL="114300" distR="114300" simplePos="0" relativeHeight="25166438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65A829" id="Group 149" o:spid="_x0000_s1026" style="position:absolute;left:0;text-align:left;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226A48AB" w14:textId="62728FD3" w:rsidR="00C13813" w:rsidRPr="00C13813" w:rsidRDefault="001D55C0" w:rsidP="00C13813">
          <w:pPr>
            <w:rPr>
              <w:lang w:val="en-US" w:eastAsia="zh-CN"/>
            </w:rPr>
          </w:pPr>
          <w:r>
            <w:rPr>
              <w:noProof/>
            </w:rPr>
            <mc:AlternateContent>
              <mc:Choice Requires="wps">
                <w:drawing>
                  <wp:anchor distT="45720" distB="45720" distL="114300" distR="114300" simplePos="0" relativeHeight="25166848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" filled="f" stroked="f">
                    <v:textbox style="mso-fit-shape-to-text:t">
                      <w:txbxContent>
                        <w:p w14:paraId="3EC81F12" w14:textId="172927AE" w:rsidR="001D55C0" w:rsidRDefault="002C2B12" w:rsidP="001D55C0">
                          <w:pPr>
                            <w:jc w:val="right"/>
                          </w:pPr>
                          <w:r>
                            <w:t>v</w:t>
                          </w:r>
                          <w:r w:rsidR="001D55C0">
                            <w:t>1.0</w:t>
                          </w:r>
                        </w:p>
                        <w:p w14:paraId="3A2A1E57" w14:textId="4B9F8E8B" w:rsidR="001D55C0" w:rsidRDefault="001D55C0" w:rsidP="001D55C0">
                          <w:pPr>
                            <w:jc w:val="right"/>
                          </w:pPr>
                          <w:r>
                            <w:t>31-August-2022</w:t>
                          </w:r>
                        </w:p>
                      </w:txbxContent>
                    </v:textbox>
                    <w10:wrap type="through" anchorx="margin"/>
                  </v:shape>
                </w:pict>
              </mc:Fallback>
            </mc:AlternateContent>
          </w:r>
          <w:r>
            <w:rPr>
              <w:noProof/>
            </w:rPr>
            <mc:AlternateContent>
              <mc:Choice Requires="wps">
                <w:drawing>
                  <wp:anchor distT="0" distB="0" distL="114300" distR="114300" simplePos="0" relativeHeight="251661312"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289B2340" w:rsidR="00BE587F" w:rsidRDefault="00F737B2">
                                    <w:pPr>
                                      <w:jc w:val="right"/>
                                      <w:rPr>
                                        <w:smallCaps/>
                                        <w:color w:val="404040" w:themeColor="text1" w:themeTint="BF"/>
                                        <w:sz w:val="36"/>
                                        <w:szCs w:val="36"/>
                                      </w:rPr>
                                    </w:pPr>
                                    <w:r w:rsidRPr="00004C30">
                                      <w:rPr>
                                        <w:color w:val="404040" w:themeColor="text1" w:themeTint="BF"/>
                                        <w:sz w:val="36"/>
                                        <w:szCs w:val="36"/>
                                      </w:rPr>
                                      <w:t xml:space="preserve">AZURE </w:t>
                                    </w:r>
                                    <w:r>
                                      <w:rPr>
                                        <w:color w:val="404040" w:themeColor="text1" w:themeTint="BF"/>
                                        <w:sz w:val="36"/>
                                        <w:szCs w:val="36"/>
                                      </w:rPr>
                                      <w:t>ARM</w:t>
                                    </w:r>
                                    <w:r w:rsidRPr="00004C30">
                                      <w:rPr>
                                        <w:color w:val="404040" w:themeColor="text1" w:themeTint="BF"/>
                                        <w:sz w:val="36"/>
                                        <w:szCs w:val="36"/>
                                      </w:rPr>
                                      <w:t xml:space="preserve"> TEMPLATE </w:t>
                                    </w:r>
                                    <w:r w:rsidR="00913665">
                                      <w:rPr>
                                        <w:color w:val="404040" w:themeColor="text1" w:themeTint="BF"/>
                                        <w:sz w:val="36"/>
                                        <w:szCs w:val="36"/>
                                      </w:rPr>
                                      <w:t>GSLB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" filled="f" stroked="f" strokeweight=".5pt">
                    <v:textbox inset="126pt,0,54pt,0">
                      <w:txbxContent>
                        <w:p w14:paraId="2D76CE2E" w14:textId="22496B65" w:rsidR="00BE587F"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C51A6"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289B2340" w:rsidR="00BE587F" w:rsidRDefault="00F737B2">
                              <w:pPr>
                                <w:jc w:val="right"/>
                                <w:rPr>
                                  <w:smallCaps/>
                                  <w:color w:val="404040" w:themeColor="text1" w:themeTint="BF"/>
                                  <w:sz w:val="36"/>
                                  <w:szCs w:val="36"/>
                                </w:rPr>
                              </w:pPr>
                              <w:r w:rsidRPr="00004C30">
                                <w:rPr>
                                  <w:color w:val="404040" w:themeColor="text1" w:themeTint="BF"/>
                                  <w:sz w:val="36"/>
                                  <w:szCs w:val="36"/>
                                </w:rPr>
                                <w:t xml:space="preserve">AZURE </w:t>
                              </w:r>
                              <w:r>
                                <w:rPr>
                                  <w:color w:val="404040" w:themeColor="text1" w:themeTint="BF"/>
                                  <w:sz w:val="36"/>
                                  <w:szCs w:val="36"/>
                                </w:rPr>
                                <w:t>ARM</w:t>
                              </w:r>
                              <w:r w:rsidRPr="00004C30">
                                <w:rPr>
                                  <w:color w:val="404040" w:themeColor="text1" w:themeTint="BF"/>
                                  <w:sz w:val="36"/>
                                  <w:szCs w:val="36"/>
                                </w:rPr>
                                <w:t xml:space="preserve"> TEMPLATE </w:t>
                              </w:r>
                              <w:r w:rsidR="00913665">
                                <w:rPr>
                                  <w:color w:val="404040" w:themeColor="text1" w:themeTint="BF"/>
                                  <w:sz w:val="36"/>
                                  <w:szCs w:val="36"/>
                                </w:rPr>
                                <w:t>GSLB</w:t>
                              </w:r>
                            </w:p>
                          </w:sdtContent>
                        </w:sdt>
                      </w:txbxContent>
                    </v:textbox>
                    <w10:wrap type="square" anchorx="page" anchory="page"/>
                  </v:shape>
                </w:pict>
              </mc:Fallback>
            </mc:AlternateContent>
          </w:r>
          <w:r w:rsidR="00BE587F">
            <w:rPr>
              <w:noProof/>
            </w:rPr>
            <w:drawing>
              <wp:anchor distT="0" distB="0" distL="114300" distR="114300" simplePos="0" relativeHeight="251666432" behindDoc="1" locked="0" layoutInCell="1" allowOverlap="1" wp14:anchorId="671AFC57" wp14:editId="6EE56A16">
                <wp:simplePos x="0" y="0"/>
                <wp:positionH relativeFrom="margin">
                  <wp:posOffset>495300</wp:posOffset>
                </wp:positionH>
                <wp:positionV relativeFrom="paragraph">
                  <wp:posOffset>999490</wp:posOffset>
                </wp:positionV>
                <wp:extent cx="4673600" cy="2621915"/>
                <wp:effectExtent l="0" t="0" r="0" b="6985"/>
                <wp:wrapTight wrapText="bothSides">
                  <wp:wrapPolygon edited="0">
                    <wp:start x="0" y="0"/>
                    <wp:lineTo x="0" y="21501"/>
                    <wp:lineTo x="21483" y="21501"/>
                    <wp:lineTo x="21483" y="0"/>
                    <wp:lineTo x="0" y="0"/>
                  </wp:wrapPolygon>
                </wp:wrapTight>
                <wp:docPr id="114" name="Picture 1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600"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87F">
            <w:br w:type="page"/>
          </w:r>
        </w:p>
      </w:sdtContent>
    </w:sdt>
    <w:bookmarkStart w:id="0" w:name="_Toc99031792" w:displacedByCustomXml="prev"/>
    <w:bookmarkStart w:id="1" w:name="_Toc109066903" w:displacedByCustomXml="prev"/>
    <w:p w14:paraId="5C0CB77F" w14:textId="7177F7CC" w:rsidR="00492EC1" w:rsidRPr="00492EC1" w:rsidRDefault="00492EC1" w:rsidP="00492EC1">
      <w:pPr>
        <w:pStyle w:val="1"/>
      </w:pPr>
      <w:bookmarkStart w:id="2" w:name="_Toc112852312"/>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1"/>
      </w:pPr>
      <w:bookmarkStart w:id="3" w:name="_Toc112852313"/>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1"/>
      </w:pPr>
      <w:bookmarkStart w:id="4" w:name="_Toc112852314"/>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1"/>
      </w:pPr>
      <w:bookmarkStart w:id="5" w:name="_Toc112852315"/>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1"/>
      </w:pPr>
      <w:bookmarkStart w:id="6" w:name="_Toc112852316"/>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1"/>
      </w:pPr>
      <w:bookmarkStart w:id="7" w:name="_Toc112852317"/>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a9"/>
            <w:szCs w:val="28"/>
          </w:rPr>
          <w:t>www.a10networks.com</w:t>
        </w:r>
      </w:hyperlink>
      <w:r w:rsidRPr="001B11C0">
        <w:rPr>
          <w:szCs w:val="28"/>
        </w:rPr>
        <w:t>.</w:t>
      </w:r>
    </w:p>
    <w:p w14:paraId="0C0E15C1" w14:textId="0AD035CE" w:rsidR="001B11C0" w:rsidRDefault="001B11C0" w:rsidP="001B11C0">
      <w:pPr>
        <w:rPr>
          <w:szCs w:val="28"/>
        </w:rPr>
      </w:pPr>
    </w:p>
    <w:p w14:paraId="70ACD34F" w14:textId="313375BC" w:rsidR="00E43205" w:rsidRDefault="00E43205" w:rsidP="001B11C0">
      <w:pPr>
        <w:rPr>
          <w:szCs w:val="28"/>
        </w:rPr>
      </w:pPr>
    </w:p>
    <w:p w14:paraId="1E3886D7" w14:textId="79999BE7" w:rsidR="00E43205" w:rsidRDefault="00E43205" w:rsidP="001B11C0">
      <w:pPr>
        <w:rPr>
          <w:szCs w:val="28"/>
        </w:rPr>
      </w:pPr>
    </w:p>
    <w:p w14:paraId="14FED6CB" w14:textId="0F82F68D" w:rsidR="00E43205" w:rsidRDefault="00E43205" w:rsidP="001B11C0">
      <w:pPr>
        <w:rPr>
          <w:szCs w:val="28"/>
        </w:rPr>
      </w:pPr>
    </w:p>
    <w:p w14:paraId="2E3939AB" w14:textId="646622AC" w:rsidR="00E43205" w:rsidRDefault="00E43205" w:rsidP="001B11C0">
      <w:pPr>
        <w:rPr>
          <w:szCs w:val="28"/>
        </w:rPr>
      </w:pPr>
    </w:p>
    <w:p w14:paraId="3D4CFA40" w14:textId="4D2933F4" w:rsidR="00E43205" w:rsidRDefault="00E43205" w:rsidP="001B11C0">
      <w:pPr>
        <w:rPr>
          <w:szCs w:val="28"/>
        </w:rPr>
      </w:pPr>
    </w:p>
    <w:p w14:paraId="6EA41D21" w14:textId="28FE6D68" w:rsidR="00E43205" w:rsidRDefault="00E43205" w:rsidP="001B11C0">
      <w:pPr>
        <w:rPr>
          <w:szCs w:val="28"/>
        </w:rPr>
      </w:pPr>
    </w:p>
    <w:p w14:paraId="43B7F058" w14:textId="3BDF305B" w:rsidR="00E43205" w:rsidRDefault="00E43205" w:rsidP="001B11C0">
      <w:pPr>
        <w:rPr>
          <w:szCs w:val="28"/>
        </w:rPr>
      </w:pPr>
    </w:p>
    <w:p w14:paraId="7C4EED7E" w14:textId="10C5CD89" w:rsidR="00356C1D" w:rsidRDefault="00356C1D" w:rsidP="001B11C0">
      <w:pPr>
        <w:rPr>
          <w:szCs w:val="28"/>
        </w:rPr>
      </w:pPr>
    </w:p>
    <w:p w14:paraId="0F6AAF14" w14:textId="0ACB4F7C" w:rsidR="00356C1D" w:rsidRDefault="00356C1D" w:rsidP="001B11C0">
      <w:pPr>
        <w:rPr>
          <w:szCs w:val="28"/>
        </w:rPr>
      </w:pPr>
    </w:p>
    <w:p w14:paraId="34B50AE2" w14:textId="206F5AD8" w:rsidR="00356C1D" w:rsidRDefault="00356C1D" w:rsidP="001B11C0">
      <w:pPr>
        <w:rPr>
          <w:szCs w:val="28"/>
        </w:rPr>
      </w:pPr>
    </w:p>
    <w:p w14:paraId="6AFCC2AB" w14:textId="7DC50EC8" w:rsidR="00356C1D" w:rsidRDefault="00356C1D" w:rsidP="001B11C0">
      <w:pPr>
        <w:rPr>
          <w:szCs w:val="28"/>
        </w:rPr>
      </w:pPr>
    </w:p>
    <w:p w14:paraId="0BD507D2" w14:textId="0699ABD4" w:rsidR="00356C1D" w:rsidRDefault="00356C1D" w:rsidP="001B11C0">
      <w:pPr>
        <w:rPr>
          <w:szCs w:val="28"/>
        </w:rPr>
      </w:pPr>
    </w:p>
    <w:p w14:paraId="5061A1C2" w14:textId="4C875CBA" w:rsidR="00356C1D" w:rsidRDefault="00356C1D" w:rsidP="001B11C0">
      <w:pPr>
        <w:rPr>
          <w:szCs w:val="28"/>
        </w:rPr>
      </w:pPr>
    </w:p>
    <w:p w14:paraId="0EC7F032" w14:textId="27566AB5" w:rsidR="00356C1D" w:rsidRDefault="00356C1D" w:rsidP="001B11C0">
      <w:pPr>
        <w:rPr>
          <w:szCs w:val="28"/>
        </w:rPr>
      </w:pPr>
    </w:p>
    <w:p w14:paraId="3948729A" w14:textId="2B615769" w:rsidR="00356C1D" w:rsidRDefault="00356C1D" w:rsidP="001B11C0">
      <w:pPr>
        <w:rPr>
          <w:szCs w:val="28"/>
        </w:rPr>
      </w:pPr>
    </w:p>
    <w:p w14:paraId="50632C56" w14:textId="77777777" w:rsidR="00356C1D" w:rsidRDefault="00356C1D" w:rsidP="001B11C0">
      <w:pPr>
        <w:rPr>
          <w:szCs w:val="28"/>
        </w:rPr>
      </w:pPr>
    </w:p>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rFonts w:eastAsiaTheme="minorEastAsia"/>
          <w:b/>
          <w:bCs/>
          <w:noProof/>
        </w:rPr>
      </w:sdtEndPr>
      <w:sdtContent>
        <w:p w14:paraId="6272D685" w14:textId="6E25619D" w:rsidR="00A138FF" w:rsidRDefault="00A138FF">
          <w:pPr>
            <w:pStyle w:val="TOC"/>
          </w:pPr>
          <w:r>
            <w:t>Contents</w:t>
          </w:r>
        </w:p>
        <w:p w14:paraId="7758D3E8" w14:textId="54184A06" w:rsidR="00947D84" w:rsidRDefault="00A138FF">
          <w:pPr>
            <w:pStyle w:val="TOC1"/>
            <w:tabs>
              <w:tab w:val="right" w:leader="dot" w:pos="9016"/>
            </w:tabs>
            <w:rPr>
              <w:rFonts w:cstheme="minorBidi"/>
              <w:noProof/>
              <w:kern w:val="2"/>
              <w:sz w:val="21"/>
              <w:lang w:eastAsia="zh-CN"/>
            </w:rPr>
          </w:pPr>
          <w:r>
            <w:fldChar w:fldCharType="begin"/>
          </w:r>
          <w:r>
            <w:instrText xml:space="preserve"> TOC \o "1-3" \h \z \u </w:instrText>
          </w:r>
          <w:r>
            <w:fldChar w:fldCharType="separate"/>
          </w:r>
          <w:hyperlink w:anchor="_Toc112852312" w:history="1">
            <w:r w:rsidR="00947D84" w:rsidRPr="00470D9B">
              <w:rPr>
                <w:rStyle w:val="a9"/>
                <w:noProof/>
              </w:rPr>
              <w:t>PATENT PROTECTION</w:t>
            </w:r>
            <w:r w:rsidR="00947D84">
              <w:rPr>
                <w:noProof/>
                <w:webHidden/>
              </w:rPr>
              <w:tab/>
            </w:r>
            <w:r w:rsidR="00947D84">
              <w:rPr>
                <w:noProof/>
                <w:webHidden/>
              </w:rPr>
              <w:fldChar w:fldCharType="begin"/>
            </w:r>
            <w:r w:rsidR="00947D84">
              <w:rPr>
                <w:noProof/>
                <w:webHidden/>
              </w:rPr>
              <w:instrText xml:space="preserve"> PAGEREF _Toc112852312 \h </w:instrText>
            </w:r>
            <w:r w:rsidR="00947D84">
              <w:rPr>
                <w:noProof/>
                <w:webHidden/>
              </w:rPr>
            </w:r>
            <w:r w:rsidR="00947D84">
              <w:rPr>
                <w:noProof/>
                <w:webHidden/>
              </w:rPr>
              <w:fldChar w:fldCharType="separate"/>
            </w:r>
            <w:r w:rsidR="00947D84">
              <w:rPr>
                <w:noProof/>
                <w:webHidden/>
              </w:rPr>
              <w:t>1</w:t>
            </w:r>
            <w:r w:rsidR="00947D84">
              <w:rPr>
                <w:noProof/>
                <w:webHidden/>
              </w:rPr>
              <w:fldChar w:fldCharType="end"/>
            </w:r>
          </w:hyperlink>
        </w:p>
        <w:p w14:paraId="25C66E1C" w14:textId="6AE9BBED" w:rsidR="00947D84" w:rsidRDefault="00947D84">
          <w:pPr>
            <w:pStyle w:val="TOC1"/>
            <w:tabs>
              <w:tab w:val="right" w:leader="dot" w:pos="9016"/>
            </w:tabs>
            <w:rPr>
              <w:rFonts w:cstheme="minorBidi"/>
              <w:noProof/>
              <w:kern w:val="2"/>
              <w:sz w:val="21"/>
              <w:lang w:eastAsia="zh-CN"/>
            </w:rPr>
          </w:pPr>
          <w:hyperlink w:anchor="_Toc112852313" w:history="1">
            <w:r w:rsidRPr="00470D9B">
              <w:rPr>
                <w:rStyle w:val="a9"/>
                <w:noProof/>
              </w:rPr>
              <w:t>TRADEMARKS</w:t>
            </w:r>
            <w:r>
              <w:rPr>
                <w:noProof/>
                <w:webHidden/>
              </w:rPr>
              <w:tab/>
            </w:r>
            <w:r>
              <w:rPr>
                <w:noProof/>
                <w:webHidden/>
              </w:rPr>
              <w:fldChar w:fldCharType="begin"/>
            </w:r>
            <w:r>
              <w:rPr>
                <w:noProof/>
                <w:webHidden/>
              </w:rPr>
              <w:instrText xml:space="preserve"> PAGEREF _Toc112852313 \h </w:instrText>
            </w:r>
            <w:r>
              <w:rPr>
                <w:noProof/>
                <w:webHidden/>
              </w:rPr>
            </w:r>
            <w:r>
              <w:rPr>
                <w:noProof/>
                <w:webHidden/>
              </w:rPr>
              <w:fldChar w:fldCharType="separate"/>
            </w:r>
            <w:r>
              <w:rPr>
                <w:noProof/>
                <w:webHidden/>
              </w:rPr>
              <w:t>1</w:t>
            </w:r>
            <w:r>
              <w:rPr>
                <w:noProof/>
                <w:webHidden/>
              </w:rPr>
              <w:fldChar w:fldCharType="end"/>
            </w:r>
          </w:hyperlink>
        </w:p>
        <w:p w14:paraId="487AE158" w14:textId="50E1C62D" w:rsidR="00947D84" w:rsidRDefault="00947D84">
          <w:pPr>
            <w:pStyle w:val="TOC1"/>
            <w:tabs>
              <w:tab w:val="right" w:leader="dot" w:pos="9016"/>
            </w:tabs>
            <w:rPr>
              <w:rFonts w:cstheme="minorBidi"/>
              <w:noProof/>
              <w:kern w:val="2"/>
              <w:sz w:val="21"/>
              <w:lang w:eastAsia="zh-CN"/>
            </w:rPr>
          </w:pPr>
          <w:hyperlink w:anchor="_Toc112852314" w:history="1">
            <w:r w:rsidRPr="00470D9B">
              <w:rPr>
                <w:rStyle w:val="a9"/>
                <w:noProof/>
              </w:rPr>
              <w:t>CONFIDENTIALITY</w:t>
            </w:r>
            <w:r>
              <w:rPr>
                <w:noProof/>
                <w:webHidden/>
              </w:rPr>
              <w:tab/>
            </w:r>
            <w:r>
              <w:rPr>
                <w:noProof/>
                <w:webHidden/>
              </w:rPr>
              <w:fldChar w:fldCharType="begin"/>
            </w:r>
            <w:r>
              <w:rPr>
                <w:noProof/>
                <w:webHidden/>
              </w:rPr>
              <w:instrText xml:space="preserve"> PAGEREF _Toc112852314 \h </w:instrText>
            </w:r>
            <w:r>
              <w:rPr>
                <w:noProof/>
                <w:webHidden/>
              </w:rPr>
            </w:r>
            <w:r>
              <w:rPr>
                <w:noProof/>
                <w:webHidden/>
              </w:rPr>
              <w:fldChar w:fldCharType="separate"/>
            </w:r>
            <w:r>
              <w:rPr>
                <w:noProof/>
                <w:webHidden/>
              </w:rPr>
              <w:t>1</w:t>
            </w:r>
            <w:r>
              <w:rPr>
                <w:noProof/>
                <w:webHidden/>
              </w:rPr>
              <w:fldChar w:fldCharType="end"/>
            </w:r>
          </w:hyperlink>
        </w:p>
        <w:p w14:paraId="2D23B726" w14:textId="67D45F08" w:rsidR="00947D84" w:rsidRDefault="00947D84">
          <w:pPr>
            <w:pStyle w:val="TOC1"/>
            <w:tabs>
              <w:tab w:val="right" w:leader="dot" w:pos="9016"/>
            </w:tabs>
            <w:rPr>
              <w:rFonts w:cstheme="minorBidi"/>
              <w:noProof/>
              <w:kern w:val="2"/>
              <w:sz w:val="21"/>
              <w:lang w:eastAsia="zh-CN"/>
            </w:rPr>
          </w:pPr>
          <w:hyperlink w:anchor="_Toc112852315" w:history="1">
            <w:r w:rsidRPr="00470D9B">
              <w:rPr>
                <w:rStyle w:val="a9"/>
                <w:noProof/>
              </w:rPr>
              <w:t>DISCLAIMER</w:t>
            </w:r>
            <w:r>
              <w:rPr>
                <w:noProof/>
                <w:webHidden/>
              </w:rPr>
              <w:tab/>
            </w:r>
            <w:r>
              <w:rPr>
                <w:noProof/>
                <w:webHidden/>
              </w:rPr>
              <w:fldChar w:fldCharType="begin"/>
            </w:r>
            <w:r>
              <w:rPr>
                <w:noProof/>
                <w:webHidden/>
              </w:rPr>
              <w:instrText xml:space="preserve"> PAGEREF _Toc112852315 \h </w:instrText>
            </w:r>
            <w:r>
              <w:rPr>
                <w:noProof/>
                <w:webHidden/>
              </w:rPr>
            </w:r>
            <w:r>
              <w:rPr>
                <w:noProof/>
                <w:webHidden/>
              </w:rPr>
              <w:fldChar w:fldCharType="separate"/>
            </w:r>
            <w:r>
              <w:rPr>
                <w:noProof/>
                <w:webHidden/>
              </w:rPr>
              <w:t>1</w:t>
            </w:r>
            <w:r>
              <w:rPr>
                <w:noProof/>
                <w:webHidden/>
              </w:rPr>
              <w:fldChar w:fldCharType="end"/>
            </w:r>
          </w:hyperlink>
        </w:p>
        <w:p w14:paraId="4E35FFE6" w14:textId="3169F54A" w:rsidR="00947D84" w:rsidRDefault="00947D84">
          <w:pPr>
            <w:pStyle w:val="TOC1"/>
            <w:tabs>
              <w:tab w:val="right" w:leader="dot" w:pos="9016"/>
            </w:tabs>
            <w:rPr>
              <w:rFonts w:cstheme="minorBidi"/>
              <w:noProof/>
              <w:kern w:val="2"/>
              <w:sz w:val="21"/>
              <w:lang w:eastAsia="zh-CN"/>
            </w:rPr>
          </w:pPr>
          <w:hyperlink w:anchor="_Toc112852316" w:history="1">
            <w:r w:rsidRPr="00470D9B">
              <w:rPr>
                <w:rStyle w:val="a9"/>
                <w:noProof/>
              </w:rPr>
              <w:t>ENVIRONMENTAL CONSIDERATIONS</w:t>
            </w:r>
            <w:r>
              <w:rPr>
                <w:noProof/>
                <w:webHidden/>
              </w:rPr>
              <w:tab/>
            </w:r>
            <w:r>
              <w:rPr>
                <w:noProof/>
                <w:webHidden/>
              </w:rPr>
              <w:fldChar w:fldCharType="begin"/>
            </w:r>
            <w:r>
              <w:rPr>
                <w:noProof/>
                <w:webHidden/>
              </w:rPr>
              <w:instrText xml:space="preserve"> PAGEREF _Toc112852316 \h </w:instrText>
            </w:r>
            <w:r>
              <w:rPr>
                <w:noProof/>
                <w:webHidden/>
              </w:rPr>
            </w:r>
            <w:r>
              <w:rPr>
                <w:noProof/>
                <w:webHidden/>
              </w:rPr>
              <w:fldChar w:fldCharType="separate"/>
            </w:r>
            <w:r>
              <w:rPr>
                <w:noProof/>
                <w:webHidden/>
              </w:rPr>
              <w:t>2</w:t>
            </w:r>
            <w:r>
              <w:rPr>
                <w:noProof/>
                <w:webHidden/>
              </w:rPr>
              <w:fldChar w:fldCharType="end"/>
            </w:r>
          </w:hyperlink>
        </w:p>
        <w:p w14:paraId="08A70542" w14:textId="529BD76E" w:rsidR="00947D84" w:rsidRDefault="00947D84">
          <w:pPr>
            <w:pStyle w:val="TOC1"/>
            <w:tabs>
              <w:tab w:val="right" w:leader="dot" w:pos="9016"/>
            </w:tabs>
            <w:rPr>
              <w:rFonts w:cstheme="minorBidi"/>
              <w:noProof/>
              <w:kern w:val="2"/>
              <w:sz w:val="21"/>
              <w:lang w:eastAsia="zh-CN"/>
            </w:rPr>
          </w:pPr>
          <w:hyperlink w:anchor="_Toc112852317" w:history="1">
            <w:r w:rsidRPr="00470D9B">
              <w:rPr>
                <w:rStyle w:val="a9"/>
                <w:rFonts w:eastAsiaTheme="minorHAnsi"/>
                <w:noProof/>
              </w:rPr>
              <w:t>FURTHER INFORMATION</w:t>
            </w:r>
            <w:r>
              <w:rPr>
                <w:noProof/>
                <w:webHidden/>
              </w:rPr>
              <w:tab/>
            </w:r>
            <w:r>
              <w:rPr>
                <w:noProof/>
                <w:webHidden/>
              </w:rPr>
              <w:fldChar w:fldCharType="begin"/>
            </w:r>
            <w:r>
              <w:rPr>
                <w:noProof/>
                <w:webHidden/>
              </w:rPr>
              <w:instrText xml:space="preserve"> PAGEREF _Toc112852317 \h </w:instrText>
            </w:r>
            <w:r>
              <w:rPr>
                <w:noProof/>
                <w:webHidden/>
              </w:rPr>
            </w:r>
            <w:r>
              <w:rPr>
                <w:noProof/>
                <w:webHidden/>
              </w:rPr>
              <w:fldChar w:fldCharType="separate"/>
            </w:r>
            <w:r>
              <w:rPr>
                <w:noProof/>
                <w:webHidden/>
              </w:rPr>
              <w:t>2</w:t>
            </w:r>
            <w:r>
              <w:rPr>
                <w:noProof/>
                <w:webHidden/>
              </w:rPr>
              <w:fldChar w:fldCharType="end"/>
            </w:r>
          </w:hyperlink>
        </w:p>
        <w:p w14:paraId="0A815B45" w14:textId="303DA424" w:rsidR="00947D84" w:rsidRDefault="00947D84">
          <w:pPr>
            <w:pStyle w:val="TOC1"/>
            <w:tabs>
              <w:tab w:val="right" w:leader="dot" w:pos="9016"/>
            </w:tabs>
            <w:rPr>
              <w:rFonts w:cstheme="minorBidi"/>
              <w:noProof/>
              <w:kern w:val="2"/>
              <w:sz w:val="21"/>
              <w:lang w:eastAsia="zh-CN"/>
            </w:rPr>
          </w:pPr>
          <w:hyperlink w:anchor="_Toc112852318" w:history="1">
            <w:r w:rsidRPr="00470D9B">
              <w:rPr>
                <w:rStyle w:val="a9"/>
                <w:noProof/>
                <w:w w:val="110"/>
              </w:rPr>
              <w:t>Introduction</w:t>
            </w:r>
            <w:r w:rsidRPr="00470D9B">
              <w:rPr>
                <w:rStyle w:val="a9"/>
                <w:noProof/>
                <w:spacing w:val="-2"/>
                <w:w w:val="110"/>
              </w:rPr>
              <w:t xml:space="preserve"> </w:t>
            </w:r>
            <w:r w:rsidRPr="00470D9B">
              <w:rPr>
                <w:rStyle w:val="a9"/>
                <w:noProof/>
                <w:w w:val="110"/>
              </w:rPr>
              <w:t>to</w:t>
            </w:r>
            <w:r w:rsidRPr="00470D9B">
              <w:rPr>
                <w:rStyle w:val="a9"/>
                <w:noProof/>
                <w:spacing w:val="-3"/>
                <w:w w:val="110"/>
              </w:rPr>
              <w:t xml:space="preserve"> </w:t>
            </w:r>
            <w:r w:rsidRPr="00470D9B">
              <w:rPr>
                <w:rStyle w:val="a9"/>
                <w:noProof/>
                <w:w w:val="110"/>
              </w:rPr>
              <w:t>Installing vThunder on Microsoft Azure</w:t>
            </w:r>
            <w:r>
              <w:rPr>
                <w:noProof/>
                <w:webHidden/>
              </w:rPr>
              <w:tab/>
            </w:r>
            <w:r>
              <w:rPr>
                <w:noProof/>
                <w:webHidden/>
              </w:rPr>
              <w:fldChar w:fldCharType="begin"/>
            </w:r>
            <w:r>
              <w:rPr>
                <w:noProof/>
                <w:webHidden/>
              </w:rPr>
              <w:instrText xml:space="preserve"> PAGEREF _Toc112852318 \h </w:instrText>
            </w:r>
            <w:r>
              <w:rPr>
                <w:noProof/>
                <w:webHidden/>
              </w:rPr>
            </w:r>
            <w:r>
              <w:rPr>
                <w:noProof/>
                <w:webHidden/>
              </w:rPr>
              <w:fldChar w:fldCharType="separate"/>
            </w:r>
            <w:r>
              <w:rPr>
                <w:noProof/>
                <w:webHidden/>
              </w:rPr>
              <w:t>4</w:t>
            </w:r>
            <w:r>
              <w:rPr>
                <w:noProof/>
                <w:webHidden/>
              </w:rPr>
              <w:fldChar w:fldCharType="end"/>
            </w:r>
          </w:hyperlink>
        </w:p>
        <w:p w14:paraId="1F971293" w14:textId="58FCB053" w:rsidR="00947D84" w:rsidRDefault="00947D84">
          <w:pPr>
            <w:pStyle w:val="TOC1"/>
            <w:tabs>
              <w:tab w:val="right" w:leader="dot" w:pos="9016"/>
            </w:tabs>
            <w:rPr>
              <w:rFonts w:cstheme="minorBidi"/>
              <w:noProof/>
              <w:kern w:val="2"/>
              <w:sz w:val="21"/>
              <w:lang w:eastAsia="zh-CN"/>
            </w:rPr>
          </w:pPr>
          <w:hyperlink w:anchor="_Toc112852319" w:history="1">
            <w:r w:rsidRPr="00470D9B">
              <w:rPr>
                <w:rStyle w:val="a9"/>
                <w:noProof/>
              </w:rPr>
              <w:t>Overview of Microsoft Azure</w:t>
            </w:r>
            <w:r>
              <w:rPr>
                <w:noProof/>
                <w:webHidden/>
              </w:rPr>
              <w:tab/>
            </w:r>
            <w:r>
              <w:rPr>
                <w:noProof/>
                <w:webHidden/>
              </w:rPr>
              <w:fldChar w:fldCharType="begin"/>
            </w:r>
            <w:r>
              <w:rPr>
                <w:noProof/>
                <w:webHidden/>
              </w:rPr>
              <w:instrText xml:space="preserve"> PAGEREF _Toc112852319 \h </w:instrText>
            </w:r>
            <w:r>
              <w:rPr>
                <w:noProof/>
                <w:webHidden/>
              </w:rPr>
            </w:r>
            <w:r>
              <w:rPr>
                <w:noProof/>
                <w:webHidden/>
              </w:rPr>
              <w:fldChar w:fldCharType="separate"/>
            </w:r>
            <w:r>
              <w:rPr>
                <w:noProof/>
                <w:webHidden/>
              </w:rPr>
              <w:t>4</w:t>
            </w:r>
            <w:r>
              <w:rPr>
                <w:noProof/>
                <w:webHidden/>
              </w:rPr>
              <w:fldChar w:fldCharType="end"/>
            </w:r>
          </w:hyperlink>
        </w:p>
        <w:p w14:paraId="01B06733" w14:textId="4C295BDC" w:rsidR="00947D84" w:rsidRDefault="00947D84">
          <w:pPr>
            <w:pStyle w:val="TOC1"/>
            <w:tabs>
              <w:tab w:val="right" w:leader="dot" w:pos="9016"/>
            </w:tabs>
            <w:rPr>
              <w:rFonts w:cstheme="minorBidi"/>
              <w:noProof/>
              <w:kern w:val="2"/>
              <w:sz w:val="21"/>
              <w:lang w:eastAsia="zh-CN"/>
            </w:rPr>
          </w:pPr>
          <w:hyperlink w:anchor="_Toc112852320" w:history="1">
            <w:r w:rsidRPr="00470D9B">
              <w:rPr>
                <w:rStyle w:val="a9"/>
                <w:noProof/>
              </w:rPr>
              <w:t>Azure Terminology</w:t>
            </w:r>
            <w:r>
              <w:rPr>
                <w:noProof/>
                <w:webHidden/>
              </w:rPr>
              <w:tab/>
            </w:r>
            <w:r>
              <w:rPr>
                <w:noProof/>
                <w:webHidden/>
              </w:rPr>
              <w:fldChar w:fldCharType="begin"/>
            </w:r>
            <w:r>
              <w:rPr>
                <w:noProof/>
                <w:webHidden/>
              </w:rPr>
              <w:instrText xml:space="preserve"> PAGEREF _Toc112852320 \h </w:instrText>
            </w:r>
            <w:r>
              <w:rPr>
                <w:noProof/>
                <w:webHidden/>
              </w:rPr>
            </w:r>
            <w:r>
              <w:rPr>
                <w:noProof/>
                <w:webHidden/>
              </w:rPr>
              <w:fldChar w:fldCharType="separate"/>
            </w:r>
            <w:r>
              <w:rPr>
                <w:noProof/>
                <w:webHidden/>
              </w:rPr>
              <w:t>8</w:t>
            </w:r>
            <w:r>
              <w:rPr>
                <w:noProof/>
                <w:webHidden/>
              </w:rPr>
              <w:fldChar w:fldCharType="end"/>
            </w:r>
          </w:hyperlink>
        </w:p>
        <w:p w14:paraId="6773C22D" w14:textId="371D6471" w:rsidR="00947D84" w:rsidRDefault="00947D84">
          <w:pPr>
            <w:pStyle w:val="TOC1"/>
            <w:tabs>
              <w:tab w:val="right" w:leader="dot" w:pos="9016"/>
            </w:tabs>
            <w:rPr>
              <w:rFonts w:cstheme="minorBidi"/>
              <w:noProof/>
              <w:kern w:val="2"/>
              <w:sz w:val="21"/>
              <w:lang w:eastAsia="zh-CN"/>
            </w:rPr>
          </w:pPr>
          <w:hyperlink w:anchor="_Toc112852321" w:history="1">
            <w:r w:rsidRPr="00470D9B">
              <w:rPr>
                <w:rStyle w:val="a9"/>
                <w:noProof/>
              </w:rPr>
              <w:t>System Requirements</w:t>
            </w:r>
            <w:r>
              <w:rPr>
                <w:noProof/>
                <w:webHidden/>
              </w:rPr>
              <w:tab/>
            </w:r>
            <w:r>
              <w:rPr>
                <w:noProof/>
                <w:webHidden/>
              </w:rPr>
              <w:fldChar w:fldCharType="begin"/>
            </w:r>
            <w:r>
              <w:rPr>
                <w:noProof/>
                <w:webHidden/>
              </w:rPr>
              <w:instrText xml:space="preserve"> PAGEREF _Toc112852321 \h </w:instrText>
            </w:r>
            <w:r>
              <w:rPr>
                <w:noProof/>
                <w:webHidden/>
              </w:rPr>
            </w:r>
            <w:r>
              <w:rPr>
                <w:noProof/>
                <w:webHidden/>
              </w:rPr>
              <w:fldChar w:fldCharType="separate"/>
            </w:r>
            <w:r>
              <w:rPr>
                <w:noProof/>
                <w:webHidden/>
              </w:rPr>
              <w:t>9</w:t>
            </w:r>
            <w:r>
              <w:rPr>
                <w:noProof/>
                <w:webHidden/>
              </w:rPr>
              <w:fldChar w:fldCharType="end"/>
            </w:r>
          </w:hyperlink>
        </w:p>
        <w:p w14:paraId="5EED3075" w14:textId="16222EE9" w:rsidR="00947D84" w:rsidRDefault="00947D84">
          <w:pPr>
            <w:pStyle w:val="TOC1"/>
            <w:tabs>
              <w:tab w:val="right" w:leader="dot" w:pos="9016"/>
            </w:tabs>
            <w:rPr>
              <w:rFonts w:cstheme="minorBidi"/>
              <w:noProof/>
              <w:kern w:val="2"/>
              <w:sz w:val="21"/>
              <w:lang w:eastAsia="zh-CN"/>
            </w:rPr>
          </w:pPr>
          <w:hyperlink w:anchor="_Toc112852322" w:history="1">
            <w:r w:rsidRPr="00470D9B">
              <w:rPr>
                <w:rStyle w:val="a9"/>
                <w:noProof/>
              </w:rPr>
              <w:t>Pre-requisites</w:t>
            </w:r>
            <w:r>
              <w:rPr>
                <w:noProof/>
                <w:webHidden/>
              </w:rPr>
              <w:tab/>
            </w:r>
            <w:r>
              <w:rPr>
                <w:noProof/>
                <w:webHidden/>
              </w:rPr>
              <w:fldChar w:fldCharType="begin"/>
            </w:r>
            <w:r>
              <w:rPr>
                <w:noProof/>
                <w:webHidden/>
              </w:rPr>
              <w:instrText xml:space="preserve"> PAGEREF _Toc112852322 \h </w:instrText>
            </w:r>
            <w:r>
              <w:rPr>
                <w:noProof/>
                <w:webHidden/>
              </w:rPr>
            </w:r>
            <w:r>
              <w:rPr>
                <w:noProof/>
                <w:webHidden/>
              </w:rPr>
              <w:fldChar w:fldCharType="separate"/>
            </w:r>
            <w:r>
              <w:rPr>
                <w:noProof/>
                <w:webHidden/>
              </w:rPr>
              <w:t>12</w:t>
            </w:r>
            <w:r>
              <w:rPr>
                <w:noProof/>
                <w:webHidden/>
              </w:rPr>
              <w:fldChar w:fldCharType="end"/>
            </w:r>
          </w:hyperlink>
        </w:p>
        <w:p w14:paraId="4C68EFDD" w14:textId="3AB9C34C" w:rsidR="00947D84" w:rsidRDefault="00947D84">
          <w:pPr>
            <w:pStyle w:val="TOC1"/>
            <w:tabs>
              <w:tab w:val="right" w:leader="dot" w:pos="9016"/>
            </w:tabs>
            <w:rPr>
              <w:rFonts w:cstheme="minorBidi"/>
              <w:noProof/>
              <w:kern w:val="2"/>
              <w:sz w:val="21"/>
              <w:lang w:eastAsia="zh-CN"/>
            </w:rPr>
          </w:pPr>
          <w:hyperlink w:anchor="_Toc112852323" w:history="1">
            <w:r w:rsidRPr="00470D9B">
              <w:rPr>
                <w:rStyle w:val="a9"/>
                <w:noProof/>
              </w:rPr>
              <w:t>Install GSLB on Microsoft Azure</w:t>
            </w:r>
            <w:r>
              <w:rPr>
                <w:noProof/>
                <w:webHidden/>
              </w:rPr>
              <w:tab/>
            </w:r>
            <w:r>
              <w:rPr>
                <w:noProof/>
                <w:webHidden/>
              </w:rPr>
              <w:fldChar w:fldCharType="begin"/>
            </w:r>
            <w:r>
              <w:rPr>
                <w:noProof/>
                <w:webHidden/>
              </w:rPr>
              <w:instrText xml:space="preserve"> PAGEREF _Toc112852323 \h </w:instrText>
            </w:r>
            <w:r>
              <w:rPr>
                <w:noProof/>
                <w:webHidden/>
              </w:rPr>
            </w:r>
            <w:r>
              <w:rPr>
                <w:noProof/>
                <w:webHidden/>
              </w:rPr>
              <w:fldChar w:fldCharType="separate"/>
            </w:r>
            <w:r>
              <w:rPr>
                <w:noProof/>
                <w:webHidden/>
              </w:rPr>
              <w:t>13</w:t>
            </w:r>
            <w:r>
              <w:rPr>
                <w:noProof/>
                <w:webHidden/>
              </w:rPr>
              <w:fldChar w:fldCharType="end"/>
            </w:r>
          </w:hyperlink>
        </w:p>
        <w:p w14:paraId="70C6D8AF" w14:textId="03C6DC64" w:rsidR="00947D84" w:rsidRDefault="00947D84">
          <w:pPr>
            <w:pStyle w:val="TOC2"/>
            <w:tabs>
              <w:tab w:val="right" w:leader="dot" w:pos="9016"/>
            </w:tabs>
            <w:rPr>
              <w:noProof/>
              <w:kern w:val="2"/>
              <w:sz w:val="21"/>
            </w:rPr>
          </w:pPr>
          <w:hyperlink w:anchor="_Toc112852324" w:history="1">
            <w:r w:rsidRPr="00470D9B">
              <w:rPr>
                <w:rStyle w:val="a9"/>
                <w:noProof/>
              </w:rPr>
              <w:t>Chapter 1 - Core vThunder Installation &amp; Basic Setup.</w:t>
            </w:r>
            <w:r>
              <w:rPr>
                <w:noProof/>
                <w:webHidden/>
              </w:rPr>
              <w:tab/>
            </w:r>
            <w:r>
              <w:rPr>
                <w:noProof/>
                <w:webHidden/>
              </w:rPr>
              <w:fldChar w:fldCharType="begin"/>
            </w:r>
            <w:r>
              <w:rPr>
                <w:noProof/>
                <w:webHidden/>
              </w:rPr>
              <w:instrText xml:space="preserve"> PAGEREF _Toc112852324 \h </w:instrText>
            </w:r>
            <w:r>
              <w:rPr>
                <w:noProof/>
                <w:webHidden/>
              </w:rPr>
            </w:r>
            <w:r>
              <w:rPr>
                <w:noProof/>
                <w:webHidden/>
              </w:rPr>
              <w:fldChar w:fldCharType="separate"/>
            </w:r>
            <w:r>
              <w:rPr>
                <w:noProof/>
                <w:webHidden/>
              </w:rPr>
              <w:t>13</w:t>
            </w:r>
            <w:r>
              <w:rPr>
                <w:noProof/>
                <w:webHidden/>
              </w:rPr>
              <w:fldChar w:fldCharType="end"/>
            </w:r>
          </w:hyperlink>
        </w:p>
        <w:p w14:paraId="1773A4E4" w14:textId="02CD89BE" w:rsidR="00947D84" w:rsidRDefault="00947D84">
          <w:pPr>
            <w:pStyle w:val="TOC3"/>
            <w:tabs>
              <w:tab w:val="right" w:leader="dot" w:pos="9016"/>
            </w:tabs>
            <w:rPr>
              <w:noProof/>
              <w:kern w:val="2"/>
              <w:sz w:val="21"/>
              <w:lang w:val="en-US" w:eastAsia="zh-CN"/>
            </w:rPr>
          </w:pPr>
          <w:hyperlink w:anchor="_Toc112852325" w:history="1">
            <w:r w:rsidRPr="00470D9B">
              <w:rPr>
                <w:rStyle w:val="a9"/>
                <w:noProof/>
              </w:rPr>
              <w:t>Configure</w:t>
            </w:r>
            <w:r>
              <w:rPr>
                <w:noProof/>
                <w:webHidden/>
              </w:rPr>
              <w:tab/>
            </w:r>
            <w:r>
              <w:rPr>
                <w:noProof/>
                <w:webHidden/>
              </w:rPr>
              <w:fldChar w:fldCharType="begin"/>
            </w:r>
            <w:r>
              <w:rPr>
                <w:noProof/>
                <w:webHidden/>
              </w:rPr>
              <w:instrText xml:space="preserve"> PAGEREF _Toc112852325 \h </w:instrText>
            </w:r>
            <w:r>
              <w:rPr>
                <w:noProof/>
                <w:webHidden/>
              </w:rPr>
            </w:r>
            <w:r>
              <w:rPr>
                <w:noProof/>
                <w:webHidden/>
              </w:rPr>
              <w:fldChar w:fldCharType="separate"/>
            </w:r>
            <w:r>
              <w:rPr>
                <w:noProof/>
                <w:webHidden/>
              </w:rPr>
              <w:t>13</w:t>
            </w:r>
            <w:r>
              <w:rPr>
                <w:noProof/>
                <w:webHidden/>
              </w:rPr>
              <w:fldChar w:fldCharType="end"/>
            </w:r>
          </w:hyperlink>
        </w:p>
        <w:p w14:paraId="4A898749" w14:textId="092AB712" w:rsidR="00947D84" w:rsidRDefault="00947D84">
          <w:pPr>
            <w:pStyle w:val="TOC3"/>
            <w:tabs>
              <w:tab w:val="right" w:leader="dot" w:pos="9016"/>
            </w:tabs>
            <w:rPr>
              <w:noProof/>
              <w:kern w:val="2"/>
              <w:sz w:val="21"/>
              <w:lang w:val="en-US" w:eastAsia="zh-CN"/>
            </w:rPr>
          </w:pPr>
          <w:hyperlink w:anchor="_Toc112852326" w:history="1">
            <w:r w:rsidRPr="00470D9B">
              <w:rPr>
                <w:rStyle w:val="a9"/>
                <w:noProof/>
              </w:rPr>
              <w:t>Install</w:t>
            </w:r>
            <w:r>
              <w:rPr>
                <w:noProof/>
                <w:webHidden/>
              </w:rPr>
              <w:tab/>
            </w:r>
            <w:r>
              <w:rPr>
                <w:noProof/>
                <w:webHidden/>
              </w:rPr>
              <w:fldChar w:fldCharType="begin"/>
            </w:r>
            <w:r>
              <w:rPr>
                <w:noProof/>
                <w:webHidden/>
              </w:rPr>
              <w:instrText xml:space="preserve"> PAGEREF _Toc112852326 \h </w:instrText>
            </w:r>
            <w:r>
              <w:rPr>
                <w:noProof/>
                <w:webHidden/>
              </w:rPr>
            </w:r>
            <w:r>
              <w:rPr>
                <w:noProof/>
                <w:webHidden/>
              </w:rPr>
              <w:fldChar w:fldCharType="separate"/>
            </w:r>
            <w:r>
              <w:rPr>
                <w:noProof/>
                <w:webHidden/>
              </w:rPr>
              <w:t>16</w:t>
            </w:r>
            <w:r>
              <w:rPr>
                <w:noProof/>
                <w:webHidden/>
              </w:rPr>
              <w:fldChar w:fldCharType="end"/>
            </w:r>
          </w:hyperlink>
        </w:p>
        <w:p w14:paraId="1917C7CD" w14:textId="6E5BE559" w:rsidR="00947D84" w:rsidRDefault="00947D84">
          <w:pPr>
            <w:pStyle w:val="TOC3"/>
            <w:tabs>
              <w:tab w:val="right" w:leader="dot" w:pos="9016"/>
            </w:tabs>
            <w:rPr>
              <w:noProof/>
              <w:kern w:val="2"/>
              <w:sz w:val="21"/>
              <w:lang w:val="en-US" w:eastAsia="zh-CN"/>
            </w:rPr>
          </w:pPr>
          <w:hyperlink w:anchor="_Toc112852327" w:history="1">
            <w:r w:rsidRPr="00470D9B">
              <w:rPr>
                <w:rStyle w:val="a9"/>
                <w:noProof/>
              </w:rPr>
              <w:t>Verify</w:t>
            </w:r>
            <w:r>
              <w:rPr>
                <w:noProof/>
                <w:webHidden/>
              </w:rPr>
              <w:tab/>
            </w:r>
            <w:r>
              <w:rPr>
                <w:noProof/>
                <w:webHidden/>
              </w:rPr>
              <w:fldChar w:fldCharType="begin"/>
            </w:r>
            <w:r>
              <w:rPr>
                <w:noProof/>
                <w:webHidden/>
              </w:rPr>
              <w:instrText xml:space="preserve"> PAGEREF _Toc112852327 \h </w:instrText>
            </w:r>
            <w:r>
              <w:rPr>
                <w:noProof/>
                <w:webHidden/>
              </w:rPr>
            </w:r>
            <w:r>
              <w:rPr>
                <w:noProof/>
                <w:webHidden/>
              </w:rPr>
              <w:fldChar w:fldCharType="separate"/>
            </w:r>
            <w:r>
              <w:rPr>
                <w:noProof/>
                <w:webHidden/>
              </w:rPr>
              <w:t>17</w:t>
            </w:r>
            <w:r>
              <w:rPr>
                <w:noProof/>
                <w:webHidden/>
              </w:rPr>
              <w:fldChar w:fldCharType="end"/>
            </w:r>
          </w:hyperlink>
        </w:p>
        <w:p w14:paraId="4058B381" w14:textId="1BDB56BD" w:rsidR="00947D84" w:rsidRDefault="00947D84">
          <w:pPr>
            <w:pStyle w:val="TOC2"/>
            <w:tabs>
              <w:tab w:val="right" w:leader="dot" w:pos="9016"/>
            </w:tabs>
            <w:rPr>
              <w:noProof/>
              <w:kern w:val="2"/>
              <w:sz w:val="21"/>
            </w:rPr>
          </w:pPr>
          <w:hyperlink w:anchor="_Toc112852328" w:history="1">
            <w:r w:rsidRPr="00470D9B">
              <w:rPr>
                <w:rStyle w:val="a9"/>
                <w:noProof/>
              </w:rPr>
              <w:t>Chapter 2 – GSLB configuration Setup.</w:t>
            </w:r>
            <w:r>
              <w:rPr>
                <w:noProof/>
                <w:webHidden/>
              </w:rPr>
              <w:tab/>
            </w:r>
            <w:r>
              <w:rPr>
                <w:noProof/>
                <w:webHidden/>
              </w:rPr>
              <w:fldChar w:fldCharType="begin"/>
            </w:r>
            <w:r>
              <w:rPr>
                <w:noProof/>
                <w:webHidden/>
              </w:rPr>
              <w:instrText xml:space="preserve"> PAGEREF _Toc112852328 \h </w:instrText>
            </w:r>
            <w:r>
              <w:rPr>
                <w:noProof/>
                <w:webHidden/>
              </w:rPr>
            </w:r>
            <w:r>
              <w:rPr>
                <w:noProof/>
                <w:webHidden/>
              </w:rPr>
              <w:fldChar w:fldCharType="separate"/>
            </w:r>
            <w:r>
              <w:rPr>
                <w:noProof/>
                <w:webHidden/>
              </w:rPr>
              <w:t>18</w:t>
            </w:r>
            <w:r>
              <w:rPr>
                <w:noProof/>
                <w:webHidden/>
              </w:rPr>
              <w:fldChar w:fldCharType="end"/>
            </w:r>
          </w:hyperlink>
        </w:p>
        <w:p w14:paraId="25EB1FE6" w14:textId="4B137E69" w:rsidR="00947D84" w:rsidRDefault="00947D84">
          <w:pPr>
            <w:pStyle w:val="TOC3"/>
            <w:tabs>
              <w:tab w:val="right" w:leader="dot" w:pos="9016"/>
            </w:tabs>
            <w:rPr>
              <w:noProof/>
              <w:kern w:val="2"/>
              <w:sz w:val="21"/>
              <w:lang w:val="en-US" w:eastAsia="zh-CN"/>
            </w:rPr>
          </w:pPr>
          <w:hyperlink w:anchor="_Toc112852329" w:history="1">
            <w:r w:rsidRPr="00470D9B">
              <w:rPr>
                <w:rStyle w:val="a9"/>
                <w:noProof/>
              </w:rPr>
              <w:t>Configure</w:t>
            </w:r>
            <w:r>
              <w:rPr>
                <w:noProof/>
                <w:webHidden/>
              </w:rPr>
              <w:tab/>
            </w:r>
            <w:r>
              <w:rPr>
                <w:noProof/>
                <w:webHidden/>
              </w:rPr>
              <w:fldChar w:fldCharType="begin"/>
            </w:r>
            <w:r>
              <w:rPr>
                <w:noProof/>
                <w:webHidden/>
              </w:rPr>
              <w:instrText xml:space="preserve"> PAGEREF _Toc112852329 \h </w:instrText>
            </w:r>
            <w:r>
              <w:rPr>
                <w:noProof/>
                <w:webHidden/>
              </w:rPr>
            </w:r>
            <w:r>
              <w:rPr>
                <w:noProof/>
                <w:webHidden/>
              </w:rPr>
              <w:fldChar w:fldCharType="separate"/>
            </w:r>
            <w:r>
              <w:rPr>
                <w:noProof/>
                <w:webHidden/>
              </w:rPr>
              <w:t>20</w:t>
            </w:r>
            <w:r>
              <w:rPr>
                <w:noProof/>
                <w:webHidden/>
              </w:rPr>
              <w:fldChar w:fldCharType="end"/>
            </w:r>
          </w:hyperlink>
        </w:p>
        <w:p w14:paraId="483391B2" w14:textId="0CA84E5E" w:rsidR="00947D84" w:rsidRDefault="00947D84">
          <w:pPr>
            <w:pStyle w:val="TOC3"/>
            <w:tabs>
              <w:tab w:val="right" w:leader="dot" w:pos="9016"/>
            </w:tabs>
            <w:rPr>
              <w:noProof/>
              <w:kern w:val="2"/>
              <w:sz w:val="21"/>
              <w:lang w:val="en-US" w:eastAsia="zh-CN"/>
            </w:rPr>
          </w:pPr>
          <w:hyperlink w:anchor="_Toc112852330" w:history="1">
            <w:r w:rsidRPr="00470D9B">
              <w:rPr>
                <w:rStyle w:val="a9"/>
                <w:noProof/>
              </w:rPr>
              <w:t>Install</w:t>
            </w:r>
            <w:r>
              <w:rPr>
                <w:noProof/>
                <w:webHidden/>
              </w:rPr>
              <w:tab/>
            </w:r>
            <w:r>
              <w:rPr>
                <w:noProof/>
                <w:webHidden/>
              </w:rPr>
              <w:fldChar w:fldCharType="begin"/>
            </w:r>
            <w:r>
              <w:rPr>
                <w:noProof/>
                <w:webHidden/>
              </w:rPr>
              <w:instrText xml:space="preserve"> PAGEREF _Toc112852330 \h </w:instrText>
            </w:r>
            <w:r>
              <w:rPr>
                <w:noProof/>
                <w:webHidden/>
              </w:rPr>
            </w:r>
            <w:r>
              <w:rPr>
                <w:noProof/>
                <w:webHidden/>
              </w:rPr>
              <w:fldChar w:fldCharType="separate"/>
            </w:r>
            <w:r>
              <w:rPr>
                <w:noProof/>
                <w:webHidden/>
              </w:rPr>
              <w:t>22</w:t>
            </w:r>
            <w:r>
              <w:rPr>
                <w:noProof/>
                <w:webHidden/>
              </w:rPr>
              <w:fldChar w:fldCharType="end"/>
            </w:r>
          </w:hyperlink>
        </w:p>
        <w:p w14:paraId="7D693D04" w14:textId="611DA9F0" w:rsidR="00947D84" w:rsidRDefault="00947D84">
          <w:pPr>
            <w:pStyle w:val="TOC3"/>
            <w:tabs>
              <w:tab w:val="right" w:leader="dot" w:pos="9016"/>
            </w:tabs>
            <w:rPr>
              <w:noProof/>
              <w:kern w:val="2"/>
              <w:sz w:val="21"/>
              <w:lang w:val="en-US" w:eastAsia="zh-CN"/>
            </w:rPr>
          </w:pPr>
          <w:hyperlink w:anchor="_Toc112852331" w:history="1">
            <w:r w:rsidRPr="00470D9B">
              <w:rPr>
                <w:rStyle w:val="a9"/>
                <w:noProof/>
              </w:rPr>
              <w:t>Sites and Controller Complete Configurations:</w:t>
            </w:r>
            <w:r>
              <w:rPr>
                <w:noProof/>
                <w:webHidden/>
              </w:rPr>
              <w:tab/>
            </w:r>
            <w:r>
              <w:rPr>
                <w:noProof/>
                <w:webHidden/>
              </w:rPr>
              <w:fldChar w:fldCharType="begin"/>
            </w:r>
            <w:r>
              <w:rPr>
                <w:noProof/>
                <w:webHidden/>
              </w:rPr>
              <w:instrText xml:space="preserve"> PAGEREF _Toc112852331 \h </w:instrText>
            </w:r>
            <w:r>
              <w:rPr>
                <w:noProof/>
                <w:webHidden/>
              </w:rPr>
            </w:r>
            <w:r>
              <w:rPr>
                <w:noProof/>
                <w:webHidden/>
              </w:rPr>
              <w:fldChar w:fldCharType="separate"/>
            </w:r>
            <w:r>
              <w:rPr>
                <w:noProof/>
                <w:webHidden/>
              </w:rPr>
              <w:t>22</w:t>
            </w:r>
            <w:r>
              <w:rPr>
                <w:noProof/>
                <w:webHidden/>
              </w:rPr>
              <w:fldChar w:fldCharType="end"/>
            </w:r>
          </w:hyperlink>
        </w:p>
        <w:p w14:paraId="4956BD1C" w14:textId="33E72F32" w:rsidR="00947D84" w:rsidRDefault="00947D84">
          <w:pPr>
            <w:pStyle w:val="TOC3"/>
            <w:tabs>
              <w:tab w:val="right" w:leader="dot" w:pos="9016"/>
            </w:tabs>
            <w:rPr>
              <w:noProof/>
              <w:kern w:val="2"/>
              <w:sz w:val="21"/>
              <w:lang w:val="en-US" w:eastAsia="zh-CN"/>
            </w:rPr>
          </w:pPr>
          <w:hyperlink w:anchor="_Toc112852332" w:history="1">
            <w:r w:rsidRPr="00470D9B">
              <w:rPr>
                <w:rStyle w:val="a9"/>
                <w:noProof/>
              </w:rPr>
              <w:t>Note</w:t>
            </w:r>
            <w:r>
              <w:rPr>
                <w:noProof/>
                <w:webHidden/>
              </w:rPr>
              <w:tab/>
            </w:r>
            <w:r>
              <w:rPr>
                <w:noProof/>
                <w:webHidden/>
              </w:rPr>
              <w:fldChar w:fldCharType="begin"/>
            </w:r>
            <w:r>
              <w:rPr>
                <w:noProof/>
                <w:webHidden/>
              </w:rPr>
              <w:instrText xml:space="preserve"> PAGEREF _Toc112852332 \h </w:instrText>
            </w:r>
            <w:r>
              <w:rPr>
                <w:noProof/>
                <w:webHidden/>
              </w:rPr>
            </w:r>
            <w:r>
              <w:rPr>
                <w:noProof/>
                <w:webHidden/>
              </w:rPr>
              <w:fldChar w:fldCharType="separate"/>
            </w:r>
            <w:r>
              <w:rPr>
                <w:noProof/>
                <w:webHidden/>
              </w:rPr>
              <w:t>28</w:t>
            </w:r>
            <w:r>
              <w:rPr>
                <w:noProof/>
                <w:webHidden/>
              </w:rPr>
              <w:fldChar w:fldCharType="end"/>
            </w:r>
          </w:hyperlink>
        </w:p>
        <w:p w14:paraId="1FA1C25A" w14:textId="277D45DE" w:rsidR="00947D84" w:rsidRDefault="00947D84">
          <w:pPr>
            <w:pStyle w:val="TOC3"/>
            <w:tabs>
              <w:tab w:val="right" w:leader="dot" w:pos="9016"/>
            </w:tabs>
            <w:rPr>
              <w:noProof/>
              <w:kern w:val="2"/>
              <w:sz w:val="21"/>
              <w:lang w:val="en-US" w:eastAsia="zh-CN"/>
            </w:rPr>
          </w:pPr>
          <w:hyperlink w:anchor="_Toc112852333" w:history="1">
            <w:r w:rsidRPr="00470D9B">
              <w:rPr>
                <w:rStyle w:val="a9"/>
                <w:noProof/>
              </w:rPr>
              <w:t>Verify</w:t>
            </w:r>
            <w:r>
              <w:rPr>
                <w:noProof/>
                <w:webHidden/>
              </w:rPr>
              <w:tab/>
            </w:r>
            <w:r>
              <w:rPr>
                <w:noProof/>
                <w:webHidden/>
              </w:rPr>
              <w:fldChar w:fldCharType="begin"/>
            </w:r>
            <w:r>
              <w:rPr>
                <w:noProof/>
                <w:webHidden/>
              </w:rPr>
              <w:instrText xml:space="preserve"> PAGEREF _Toc112852333 \h </w:instrText>
            </w:r>
            <w:r>
              <w:rPr>
                <w:noProof/>
                <w:webHidden/>
              </w:rPr>
            </w:r>
            <w:r>
              <w:rPr>
                <w:noProof/>
                <w:webHidden/>
              </w:rPr>
              <w:fldChar w:fldCharType="separate"/>
            </w:r>
            <w:r>
              <w:rPr>
                <w:noProof/>
                <w:webHidden/>
              </w:rPr>
              <w:t>28</w:t>
            </w:r>
            <w:r>
              <w:rPr>
                <w:noProof/>
                <w:webHidden/>
              </w:rPr>
              <w:fldChar w:fldCharType="end"/>
            </w:r>
          </w:hyperlink>
        </w:p>
        <w:p w14:paraId="1BA9AEBF" w14:textId="2DA486A4" w:rsidR="00947D84" w:rsidRDefault="00947D84">
          <w:pPr>
            <w:pStyle w:val="TOC2"/>
            <w:tabs>
              <w:tab w:val="right" w:leader="dot" w:pos="9016"/>
            </w:tabs>
            <w:rPr>
              <w:noProof/>
              <w:kern w:val="2"/>
              <w:sz w:val="21"/>
            </w:rPr>
          </w:pPr>
          <w:hyperlink w:anchor="_Toc112852334" w:history="1">
            <w:r w:rsidRPr="00470D9B">
              <w:rPr>
                <w:rStyle w:val="a9"/>
                <w:noProof/>
              </w:rPr>
              <w:t>Chapter 3 - Let us Verify.</w:t>
            </w:r>
            <w:r>
              <w:rPr>
                <w:noProof/>
                <w:webHidden/>
              </w:rPr>
              <w:tab/>
            </w:r>
            <w:r>
              <w:rPr>
                <w:noProof/>
                <w:webHidden/>
              </w:rPr>
              <w:fldChar w:fldCharType="begin"/>
            </w:r>
            <w:r>
              <w:rPr>
                <w:noProof/>
                <w:webHidden/>
              </w:rPr>
              <w:instrText xml:space="preserve"> PAGEREF _Toc112852334 \h </w:instrText>
            </w:r>
            <w:r>
              <w:rPr>
                <w:noProof/>
                <w:webHidden/>
              </w:rPr>
            </w:r>
            <w:r>
              <w:rPr>
                <w:noProof/>
                <w:webHidden/>
              </w:rPr>
              <w:fldChar w:fldCharType="separate"/>
            </w:r>
            <w:r>
              <w:rPr>
                <w:noProof/>
                <w:webHidden/>
              </w:rPr>
              <w:t>28</w:t>
            </w:r>
            <w:r>
              <w:rPr>
                <w:noProof/>
                <w:webHidden/>
              </w:rPr>
              <w:fldChar w:fldCharType="end"/>
            </w:r>
          </w:hyperlink>
        </w:p>
        <w:p w14:paraId="57A183C4" w14:textId="4D9AFA62" w:rsidR="00947D84" w:rsidRDefault="00947D84">
          <w:pPr>
            <w:pStyle w:val="TOC3"/>
            <w:tabs>
              <w:tab w:val="right" w:leader="dot" w:pos="9016"/>
            </w:tabs>
            <w:rPr>
              <w:noProof/>
              <w:kern w:val="2"/>
              <w:sz w:val="21"/>
              <w:lang w:val="en-US" w:eastAsia="zh-CN"/>
            </w:rPr>
          </w:pPr>
          <w:hyperlink w:anchor="_Toc112852335" w:history="1">
            <w:r w:rsidRPr="00470D9B">
              <w:rPr>
                <w:rStyle w:val="a9"/>
                <w:noProof/>
              </w:rPr>
              <w:t>GSLB Group</w:t>
            </w:r>
            <w:r>
              <w:rPr>
                <w:noProof/>
                <w:webHidden/>
              </w:rPr>
              <w:tab/>
            </w:r>
            <w:r>
              <w:rPr>
                <w:noProof/>
                <w:webHidden/>
              </w:rPr>
              <w:fldChar w:fldCharType="begin"/>
            </w:r>
            <w:r>
              <w:rPr>
                <w:noProof/>
                <w:webHidden/>
              </w:rPr>
              <w:instrText xml:space="preserve"> PAGEREF _Toc112852335 \h </w:instrText>
            </w:r>
            <w:r>
              <w:rPr>
                <w:noProof/>
                <w:webHidden/>
              </w:rPr>
            </w:r>
            <w:r>
              <w:rPr>
                <w:noProof/>
                <w:webHidden/>
              </w:rPr>
              <w:fldChar w:fldCharType="separate"/>
            </w:r>
            <w:r>
              <w:rPr>
                <w:noProof/>
                <w:webHidden/>
              </w:rPr>
              <w:t>28</w:t>
            </w:r>
            <w:r>
              <w:rPr>
                <w:noProof/>
                <w:webHidden/>
              </w:rPr>
              <w:fldChar w:fldCharType="end"/>
            </w:r>
          </w:hyperlink>
        </w:p>
        <w:p w14:paraId="6A48E0C0" w14:textId="6D5E4054" w:rsidR="00947D84" w:rsidRDefault="00947D84">
          <w:pPr>
            <w:pStyle w:val="TOC3"/>
            <w:tabs>
              <w:tab w:val="right" w:leader="dot" w:pos="9016"/>
            </w:tabs>
            <w:rPr>
              <w:noProof/>
              <w:kern w:val="2"/>
              <w:sz w:val="21"/>
              <w:lang w:val="en-US" w:eastAsia="zh-CN"/>
            </w:rPr>
          </w:pPr>
          <w:hyperlink w:anchor="_Toc112852336" w:history="1">
            <w:r w:rsidRPr="00470D9B">
              <w:rPr>
                <w:rStyle w:val="a9"/>
                <w:noProof/>
              </w:rPr>
              <w:t>GSLB Protocol</w:t>
            </w:r>
            <w:r>
              <w:rPr>
                <w:noProof/>
                <w:webHidden/>
              </w:rPr>
              <w:tab/>
            </w:r>
            <w:r>
              <w:rPr>
                <w:noProof/>
                <w:webHidden/>
              </w:rPr>
              <w:fldChar w:fldCharType="begin"/>
            </w:r>
            <w:r>
              <w:rPr>
                <w:noProof/>
                <w:webHidden/>
              </w:rPr>
              <w:instrText xml:space="preserve"> PAGEREF _Toc112852336 \h </w:instrText>
            </w:r>
            <w:r>
              <w:rPr>
                <w:noProof/>
                <w:webHidden/>
              </w:rPr>
            </w:r>
            <w:r>
              <w:rPr>
                <w:noProof/>
                <w:webHidden/>
              </w:rPr>
              <w:fldChar w:fldCharType="separate"/>
            </w:r>
            <w:r>
              <w:rPr>
                <w:noProof/>
                <w:webHidden/>
              </w:rPr>
              <w:t>29</w:t>
            </w:r>
            <w:r>
              <w:rPr>
                <w:noProof/>
                <w:webHidden/>
              </w:rPr>
              <w:fldChar w:fldCharType="end"/>
            </w:r>
          </w:hyperlink>
        </w:p>
        <w:p w14:paraId="08E30AD5" w14:textId="1D6F6C82" w:rsidR="00947D84" w:rsidRDefault="00947D84">
          <w:pPr>
            <w:pStyle w:val="TOC3"/>
            <w:tabs>
              <w:tab w:val="right" w:leader="dot" w:pos="9016"/>
            </w:tabs>
            <w:rPr>
              <w:noProof/>
              <w:kern w:val="2"/>
              <w:sz w:val="21"/>
              <w:lang w:val="en-US" w:eastAsia="zh-CN"/>
            </w:rPr>
          </w:pPr>
          <w:hyperlink w:anchor="_Toc112852337" w:history="1">
            <w:r w:rsidRPr="00470D9B">
              <w:rPr>
                <w:rStyle w:val="a9"/>
                <w:noProof/>
              </w:rPr>
              <w:t>DNS lookup</w:t>
            </w:r>
            <w:r>
              <w:rPr>
                <w:noProof/>
                <w:webHidden/>
              </w:rPr>
              <w:tab/>
            </w:r>
            <w:r>
              <w:rPr>
                <w:noProof/>
                <w:webHidden/>
              </w:rPr>
              <w:fldChar w:fldCharType="begin"/>
            </w:r>
            <w:r>
              <w:rPr>
                <w:noProof/>
                <w:webHidden/>
              </w:rPr>
              <w:instrText xml:space="preserve"> PAGEREF _Toc112852337 \h </w:instrText>
            </w:r>
            <w:r>
              <w:rPr>
                <w:noProof/>
                <w:webHidden/>
              </w:rPr>
            </w:r>
            <w:r>
              <w:rPr>
                <w:noProof/>
                <w:webHidden/>
              </w:rPr>
              <w:fldChar w:fldCharType="separate"/>
            </w:r>
            <w:r>
              <w:rPr>
                <w:noProof/>
                <w:webHidden/>
              </w:rPr>
              <w:t>32</w:t>
            </w:r>
            <w:r>
              <w:rPr>
                <w:noProof/>
                <w:webHidden/>
              </w:rPr>
              <w:fldChar w:fldCharType="end"/>
            </w:r>
          </w:hyperlink>
        </w:p>
        <w:p w14:paraId="6A9C8C4C" w14:textId="09234222" w:rsidR="00A138FF" w:rsidRDefault="00A138FF">
          <w:r>
            <w:rPr>
              <w:b/>
              <w:bCs/>
              <w:noProof/>
            </w:rPr>
            <w:fldChar w:fldCharType="end"/>
          </w:r>
        </w:p>
      </w:sdtContent>
    </w:sdt>
    <w:p w14:paraId="6784B1B6" w14:textId="0B28105A" w:rsidR="00A138FF" w:rsidRDefault="00A138FF" w:rsidP="001B11C0">
      <w:pPr>
        <w:rPr>
          <w:szCs w:val="28"/>
        </w:rPr>
      </w:pPr>
    </w:p>
    <w:p w14:paraId="2C057D67" w14:textId="11AA1A7E" w:rsidR="00782347" w:rsidRDefault="00247FCE" w:rsidP="002B2E96">
      <w:pPr>
        <w:pStyle w:val="1"/>
        <w:rPr>
          <w:color w:val="335899"/>
          <w:w w:val="110"/>
        </w:rPr>
      </w:pPr>
      <w:bookmarkStart w:id="8" w:name="_Toc112852318"/>
      <w:r>
        <w:rPr>
          <w:color w:val="335899"/>
          <w:w w:val="110"/>
        </w:rPr>
        <w:lastRenderedPageBreak/>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 xml:space="preserve">Installing </w:t>
      </w:r>
      <w:proofErr w:type="spellStart"/>
      <w:r>
        <w:rPr>
          <w:color w:val="335899"/>
          <w:w w:val="110"/>
        </w:rPr>
        <w:t>vThunder</w:t>
      </w:r>
      <w:proofErr w:type="spellEnd"/>
      <w:r>
        <w:rPr>
          <w:color w:val="335899"/>
          <w:w w:val="110"/>
        </w:rPr>
        <w:t xml:space="preserve"> on Microsoft Azure</w:t>
      </w:r>
      <w:bookmarkEnd w:id="8"/>
    </w:p>
    <w:p w14:paraId="45C7012E" w14:textId="47B6758E" w:rsidR="003541CA" w:rsidRDefault="003541CA" w:rsidP="003541CA"/>
    <w:p w14:paraId="1D06E479" w14:textId="552D86FB" w:rsidR="001219A7" w:rsidRDefault="001219A7" w:rsidP="001219A7">
      <w:pPr>
        <w:rPr>
          <w:szCs w:val="28"/>
        </w:rPr>
      </w:pPr>
      <w:r w:rsidRPr="001219A7">
        <w:rPr>
          <w:szCs w:val="28"/>
        </w:rPr>
        <w:t>vThunder for Microsoft Azure is a fully operational, software-only version of the ACOS Series Server Load Balancer (SLB), or Application Delivery Controller (ADC) device. It is configurable by ACOS CLI, GUI, AXAPI, and Harmony Controller.</w:t>
      </w:r>
    </w:p>
    <w:p w14:paraId="2C77AE61" w14:textId="1F54FF6E" w:rsidR="001219A7" w:rsidRDefault="001219A7" w:rsidP="001219A7">
      <w:pPr>
        <w:rPr>
          <w:szCs w:val="28"/>
        </w:rPr>
      </w:pPr>
      <w:r w:rsidRPr="001219A7">
        <w:rPr>
          <w:szCs w:val="28"/>
        </w:rPr>
        <w:t>vThunder is a virtual appliance, yet it retains most of the functionality available on the hard- 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27917DA3" w14:textId="77777777" w:rsidR="005E1373" w:rsidRPr="005E1373" w:rsidRDefault="005E1373" w:rsidP="005E1373">
      <w:pPr>
        <w:rPr>
          <w:szCs w:val="28"/>
        </w:rPr>
      </w:pPr>
    </w:p>
    <w:p w14:paraId="1C3350CE" w14:textId="00B03C92" w:rsidR="002A6921" w:rsidRDefault="00F60417" w:rsidP="00443E86">
      <w:pPr>
        <w:pStyle w:val="1"/>
      </w:pPr>
      <w:bookmarkStart w:id="9" w:name="_Toc112852319"/>
      <w:r w:rsidRPr="00F60417">
        <w:t>Overview of Microsoft Azure</w:t>
      </w:r>
      <w:bookmarkEnd w:id="9"/>
    </w:p>
    <w:p w14:paraId="04105C9F" w14:textId="77777777" w:rsidR="00443E86" w:rsidRPr="00443E86" w:rsidRDefault="00443E86" w:rsidP="00443E86"/>
    <w:p w14:paraId="3BAF047F" w14:textId="609DAE44"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444C493D" w14:textId="77777777" w:rsidR="002B2E96" w:rsidRPr="00AA101D" w:rsidRDefault="002B2E96" w:rsidP="002B2E96">
      <w:pPr>
        <w:rPr>
          <w:szCs w:val="28"/>
        </w:rPr>
      </w:pPr>
    </w:p>
    <w:p w14:paraId="3DA27F7A" w14:textId="7777777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w:t>
      </w:r>
      <w:r w:rsidRPr="00AA101D">
        <w:rPr>
          <w:szCs w:val="28"/>
        </w:rPr>
        <w:lastRenderedPageBreak/>
        <w:t>version it. Any one on your team can run the code and deploy similar environments.</w:t>
      </w:r>
    </w:p>
    <w:p w14:paraId="1E014EC1" w14:textId="77777777" w:rsidR="002B2E96" w:rsidRPr="00AA101D" w:rsidRDefault="002B2E96" w:rsidP="002B2E96">
      <w:pPr>
        <w:rPr>
          <w:szCs w:val="28"/>
        </w:rPr>
      </w:pPr>
    </w:p>
    <w:p w14:paraId="3336F704" w14:textId="6BA5B7B1" w:rsidR="002B2E96"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r w:rsidR="00513DDF" w:rsidRPr="00AA101D">
        <w:rPr>
          <w:szCs w:val="28"/>
        </w:rPr>
        <w:t>json</w:t>
      </w:r>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4F8504E0" w14:textId="3D18DDB7" w:rsidR="003C44DE" w:rsidRDefault="003C44DE" w:rsidP="002B2E96">
      <w:pPr>
        <w:rPr>
          <w:szCs w:val="28"/>
        </w:rPr>
      </w:pPr>
    </w:p>
    <w:p w14:paraId="730853BD" w14:textId="6269B2F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platform-as-a-service (PaaS). Azure offers a combination of managed and unmanaged services that lets customers deploy and manage their applications as they see fit.</w:t>
      </w:r>
    </w:p>
    <w:p w14:paraId="21816137" w14:textId="60B7AE0F" w:rsidR="003C44DE" w:rsidRPr="003C44DE" w:rsidRDefault="003C44DE" w:rsidP="003C44DE">
      <w:pPr>
        <w:rPr>
          <w:szCs w:val="28"/>
        </w:rPr>
      </w:pPr>
      <w:r w:rsidRPr="003C44DE">
        <w:rPr>
          <w:szCs w:val="28"/>
        </w:rPr>
        <w:t xml:space="preserve">The Azure cloud computing platform runs on Microsoft data </w:t>
      </w:r>
      <w:r w:rsidR="00DD13CD" w:rsidRPr="003C44DE">
        <w:rPr>
          <w:szCs w:val="28"/>
        </w:rPr>
        <w:t>cente</w:t>
      </w:r>
      <w:r w:rsidR="00DD13CD">
        <w:rPr>
          <w:szCs w:val="28"/>
        </w:rPr>
        <w:t>r</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2251FFB8" w:rsidR="003C44DE" w:rsidRPr="003C44DE" w:rsidRDefault="003C44DE" w:rsidP="003C44DE">
      <w:pPr>
        <w:rPr>
          <w:szCs w:val="28"/>
        </w:rPr>
      </w:pPr>
      <w:r w:rsidRPr="003C44DE">
        <w:rPr>
          <w:szCs w:val="28"/>
        </w:rPr>
        <w:t xml:space="preserve">A10 Networks vThunder virtual device can be set up as an instance in Azure’s cloud and can be used to provide a robust </w:t>
      </w:r>
      <w:r w:rsidR="00020D81">
        <w:rPr>
          <w:szCs w:val="28"/>
        </w:rPr>
        <w:t xml:space="preserve">global </w:t>
      </w:r>
      <w:r w:rsidRPr="003C44DE">
        <w:rPr>
          <w:szCs w:val="28"/>
        </w:rPr>
        <w:t>server load balancing (</w:t>
      </w:r>
      <w:r w:rsidR="00020D81">
        <w:rPr>
          <w:szCs w:val="28"/>
        </w:rPr>
        <w:t>G</w:t>
      </w:r>
      <w:r w:rsidRPr="003C44DE">
        <w:rPr>
          <w:szCs w:val="28"/>
        </w:rPr>
        <w:t>SLB) service.</w:t>
      </w:r>
    </w:p>
    <w:p w14:paraId="118A0624" w14:textId="77777777" w:rsidR="003C44DE" w:rsidRPr="003C44DE" w:rsidRDefault="003C44DE" w:rsidP="003C44DE">
      <w:pPr>
        <w:rPr>
          <w:szCs w:val="28"/>
        </w:rPr>
      </w:pPr>
      <w:r w:rsidRPr="003C44DE">
        <w:rPr>
          <w:szCs w:val="28"/>
        </w:rPr>
        <w:t>Microsoft Azure uses the following tools to create and manage resources:</w:t>
      </w:r>
    </w:p>
    <w:p w14:paraId="771A4EDE" w14:textId="77777777" w:rsidR="003C44DE" w:rsidRPr="003C44DE" w:rsidRDefault="003C44DE" w:rsidP="003C44DE">
      <w:pPr>
        <w:rPr>
          <w:szCs w:val="28"/>
        </w:rPr>
      </w:pPr>
    </w:p>
    <w:p w14:paraId="475098E7" w14:textId="026C930E" w:rsidR="003C44DE" w:rsidRP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a9"/>
            <w:szCs w:val="28"/>
          </w:rPr>
          <w:t>https://azure.microsoft.com/en-in/features/azure-portal/</w:t>
        </w:r>
      </w:hyperlink>
      <w:r>
        <w:rPr>
          <w:szCs w:val="28"/>
        </w:rPr>
        <w:t xml:space="preserve"> </w:t>
      </w:r>
    </w:p>
    <w:p w14:paraId="470BB89B" w14:textId="77777777" w:rsidR="003C44DE" w:rsidRDefault="003C44DE" w:rsidP="003C44DE">
      <w:pPr>
        <w:rPr>
          <w:szCs w:val="28"/>
        </w:rPr>
      </w:pP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6DF332C0" w14:textId="277E834D" w:rsidR="003C44DE" w:rsidRPr="003C44DE" w:rsidRDefault="003C44DE" w:rsidP="003C44DE">
      <w:pPr>
        <w:rPr>
          <w:szCs w:val="28"/>
        </w:rPr>
      </w:pPr>
      <w:r w:rsidRPr="003C44DE">
        <w:rPr>
          <w:szCs w:val="28"/>
        </w:rPr>
        <w:t xml:space="preserve">For more information, refer to </w:t>
      </w:r>
      <w:hyperlink r:id="rId17" w:history="1">
        <w:r w:rsidRPr="00BC3A82">
          <w:rPr>
            <w:rStyle w:val="a9"/>
            <w:szCs w:val="28"/>
          </w:rPr>
          <w:t>https://docs.microsoft.com/en-us/powershell/</w:t>
        </w:r>
      </w:hyperlink>
      <w:r>
        <w:rPr>
          <w:szCs w:val="28"/>
        </w:rPr>
        <w:t xml:space="preserve"> </w:t>
      </w:r>
    </w:p>
    <w:p w14:paraId="27FE3D7E" w14:textId="77777777" w:rsidR="003C44DE" w:rsidRDefault="003C44DE" w:rsidP="003C44DE">
      <w:pPr>
        <w:rPr>
          <w:szCs w:val="28"/>
        </w:rPr>
      </w:pPr>
    </w:p>
    <w:p w14:paraId="25EED67B" w14:textId="4B777871" w:rsidR="003C44DE" w:rsidRPr="003C44DE" w:rsidRDefault="003C44DE" w:rsidP="003C44DE">
      <w:pPr>
        <w:rPr>
          <w:szCs w:val="28"/>
        </w:rPr>
      </w:pPr>
      <w:r w:rsidRPr="00B34FFE">
        <w:rPr>
          <w:b/>
          <w:bCs/>
          <w:szCs w:val="28"/>
          <w:u w:val="single"/>
        </w:rPr>
        <w:t>Azure CLI</w:t>
      </w:r>
      <w:r w:rsidRPr="00B34FFE">
        <w:rPr>
          <w:b/>
          <w:bCs/>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a9"/>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7DFE953C" w14:textId="66A6CF68" w:rsidR="003C44DE" w:rsidRDefault="003C44DE" w:rsidP="003C44DE">
      <w:pPr>
        <w:rPr>
          <w:szCs w:val="28"/>
        </w:rPr>
      </w:pPr>
      <w:r>
        <w:rPr>
          <w:noProof/>
          <w:szCs w:val="28"/>
        </w:rPr>
        <mc:AlternateContent>
          <mc:Choice Requires="wpg">
            <w:drawing>
              <wp:anchor distT="0" distB="0" distL="0" distR="0" simplePos="0" relativeHeight="251669504"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5DEED" id="Group 152" o:spid="_x0000_s1026" style="position:absolute;left:0;text-align:left;margin-left:396.55pt;margin-top:36.45pt;width:447.75pt;height:38.25pt;z-index:-251646976;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3ECEF2D8" w14:textId="65C44ABA" w:rsidR="003C44DE" w:rsidRDefault="003C44DE"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af2"/>
        <w:spacing w:before="4"/>
        <w:rPr>
          <w:rFonts w:ascii="Trebuchet MS"/>
          <w:i/>
          <w:sz w:val="16"/>
        </w:rPr>
      </w:pPr>
    </w:p>
    <w:p w14:paraId="36739D22" w14:textId="20BD2C71" w:rsidR="00DD13CD" w:rsidRPr="00AA101D" w:rsidRDefault="00DD13CD" w:rsidP="003C44DE">
      <w:pPr>
        <w:rPr>
          <w:szCs w:val="28"/>
        </w:rPr>
      </w:pPr>
      <w:r>
        <w:rPr>
          <w:rFonts w:ascii="Trebuchet MS"/>
          <w:i/>
          <w:noProof/>
          <w:sz w:val="16"/>
        </w:rPr>
        <w:lastRenderedPageBreak/>
        <mc:AlternateContent>
          <mc:Choice Requires="wpg">
            <w:drawing>
              <wp:anchor distT="0" distB="0" distL="0" distR="0" simplePos="0" relativeHeight="251670528"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F23F0" id="Group 160" o:spid="_x0000_s1026" style="position:absolute;left:0;text-align:left;margin-left:0;margin-top:2.5pt;width:416pt;height:238pt;z-index:-251645952;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4FC4F515" w14:textId="7A2A6516" w:rsidR="003E4268" w:rsidRDefault="003E4268" w:rsidP="003E4268">
      <w:pPr>
        <w:rPr>
          <w:szCs w:val="28"/>
        </w:rPr>
      </w:pPr>
      <w:r w:rsidRPr="00AA101D">
        <w:rPr>
          <w:szCs w:val="28"/>
        </w:rPr>
        <w:t>Below diagram shows</w:t>
      </w:r>
      <w:r w:rsidR="00147C2D">
        <w:rPr>
          <w:szCs w:val="28"/>
        </w:rPr>
        <w:t xml:space="preserve"> the topology of 2 regions GSLB</w:t>
      </w:r>
      <w:r w:rsidRPr="00AA101D">
        <w:rPr>
          <w:szCs w:val="28"/>
        </w:rPr>
        <w:t>.</w:t>
      </w:r>
      <w:r w:rsidR="00147C2D">
        <w:rPr>
          <w:szCs w:val="28"/>
        </w:rPr>
        <w:t xml:space="preserve"> </w:t>
      </w:r>
      <w:r w:rsidR="00147C2D">
        <w:t xml:space="preserve">1 </w:t>
      </w:r>
      <w:proofErr w:type="spellStart"/>
      <w:r w:rsidR="00147C2D">
        <w:t>gslb</w:t>
      </w:r>
      <w:proofErr w:type="spellEnd"/>
      <w:r w:rsidR="00147C2D">
        <w:t xml:space="preserve"> controller and 2 site devices in each region.</w:t>
      </w:r>
    </w:p>
    <w:p w14:paraId="563DEA66" w14:textId="05850CCD" w:rsidR="00F62F30" w:rsidRPr="00DD13CD" w:rsidRDefault="00F62F30" w:rsidP="00F62F30">
      <w:pPr>
        <w:rPr>
          <w:szCs w:val="28"/>
        </w:rPr>
      </w:pPr>
      <w:r w:rsidRPr="00DD13CD">
        <w:rPr>
          <w:szCs w:val="28"/>
        </w:rPr>
        <w:t>FIGURE 1-</w:t>
      </w:r>
      <w:r>
        <w:rPr>
          <w:szCs w:val="28"/>
        </w:rPr>
        <w:t>3</w:t>
      </w:r>
      <w:r w:rsidRPr="00DD13CD">
        <w:rPr>
          <w:szCs w:val="28"/>
        </w:rPr>
        <w:t xml:space="preserve">: </w:t>
      </w:r>
      <w:r w:rsidR="00147C2D">
        <w:rPr>
          <w:szCs w:val="28"/>
        </w:rPr>
        <w:t>GSLB Topology</w:t>
      </w:r>
    </w:p>
    <w:p w14:paraId="036945E6" w14:textId="1AA0B767" w:rsidR="00950FB1" w:rsidRDefault="00147C2D" w:rsidP="002B2E96">
      <w:ins w:id="10" w:author="Niaz Mohammad Azad Shaik" w:date="2022-06-14T17:10:00Z">
        <w:r>
          <w:rPr>
            <w:noProof/>
          </w:rPr>
          <w:drawing>
            <wp:inline distT="0" distB="0" distL="0" distR="0" wp14:anchorId="22A8B533" wp14:editId="7DFCDD0A">
              <wp:extent cx="5731510" cy="3317111"/>
              <wp:effectExtent l="0" t="0" r="2540" b="0"/>
              <wp:docPr id="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3317111"/>
                      </a:xfrm>
                      <a:prstGeom prst="rect">
                        <a:avLst/>
                      </a:prstGeom>
                    </pic:spPr>
                  </pic:pic>
                </a:graphicData>
              </a:graphic>
            </wp:inline>
          </w:drawing>
        </w:r>
      </w:ins>
    </w:p>
    <w:p w14:paraId="081E1A7B" w14:textId="00E2020E" w:rsidR="0044201F" w:rsidRDefault="0044201F" w:rsidP="002B2E96"/>
    <w:p w14:paraId="1BB4861F" w14:textId="5210B409" w:rsidR="0044201F" w:rsidRDefault="0044201F" w:rsidP="00376D89">
      <w:pPr>
        <w:pStyle w:val="1"/>
      </w:pPr>
      <w:bookmarkStart w:id="11" w:name="_Toc112852320"/>
      <w:r>
        <w:lastRenderedPageBreak/>
        <w:t>Azure Terminology</w:t>
      </w:r>
      <w:bookmarkEnd w:id="11"/>
    </w:p>
    <w:p w14:paraId="65D79888" w14:textId="77777777" w:rsidR="00376D89" w:rsidRPr="00376D89" w:rsidRDefault="00376D89" w:rsidP="00376D89"/>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5" w:history="1">
        <w:r w:rsidR="001F3142" w:rsidRPr="00BC3A82">
          <w:rPr>
            <w:rStyle w:val="a9"/>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6" w:history="1">
        <w:r w:rsidR="00FD1527" w:rsidRPr="00BC3A82">
          <w:rPr>
            <w:rStyle w:val="a9"/>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7" w:history="1">
        <w:r w:rsidR="008E6CCC" w:rsidRPr="00BC3A82">
          <w:rPr>
            <w:rStyle w:val="a9"/>
            <w:szCs w:val="28"/>
          </w:rPr>
          <w:t>https://docs.microsoft.com/en-us/azure/azure-resource-manager/resource-group- overview</w:t>
        </w:r>
      </w:hyperlink>
      <w:r w:rsidR="008E6CCC">
        <w:rPr>
          <w:szCs w:val="28"/>
        </w:rPr>
        <w:t xml:space="preserve"> </w:t>
      </w:r>
    </w:p>
    <w:p w14:paraId="08F37581" w14:textId="77777777"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 </w:t>
      </w:r>
      <w:proofErr w:type="spellStart"/>
      <w:r w:rsidRPr="0044201F">
        <w:rPr>
          <w:szCs w:val="28"/>
        </w:rPr>
        <w:t>nect</w:t>
      </w:r>
      <w:proofErr w:type="spellEnd"/>
      <w:r w:rsidRPr="0044201F">
        <w:rPr>
          <w:szCs w:val="28"/>
        </w:rPr>
        <w:t xml:space="preserve"> different virtual networks and to on-premises networks. For more information, refer to</w:t>
      </w:r>
    </w:p>
    <w:p w14:paraId="7EEF9327" w14:textId="3C8C0377" w:rsidR="0044201F" w:rsidRPr="0044201F" w:rsidRDefault="00000000" w:rsidP="0044201F">
      <w:pPr>
        <w:rPr>
          <w:szCs w:val="28"/>
        </w:rPr>
      </w:pPr>
      <w:hyperlink r:id="rId28" w:history="1">
        <w:r w:rsidR="00626E0F" w:rsidRPr="00BC3A82">
          <w:rPr>
            <w:rStyle w:val="a9"/>
            <w:szCs w:val="28"/>
          </w:rPr>
          <w:t>https://docs.microsoft.com/en-us/azure/virtual-machines/windows/tutorial-avail- ability-sets</w:t>
        </w:r>
      </w:hyperlink>
      <w:r w:rsidR="00626E0F">
        <w:rPr>
          <w:szCs w:val="28"/>
        </w:rPr>
        <w:t xml:space="preserve"> </w:t>
      </w:r>
    </w:p>
    <w:p w14:paraId="797575ED" w14:textId="48397D36" w:rsidR="0044201F" w:rsidRPr="0044201F" w:rsidRDefault="0044201F" w:rsidP="0044201F">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(VNet). The NSGs can be associated with subnets or individual NICs attached to the VMs. When an NSG is associated with a subnet, the rules apply to all the resources connected to the subnet.</w:t>
      </w:r>
    </w:p>
    <w:p w14:paraId="5C2A59B5" w14:textId="560676D0" w:rsidR="00DC769F" w:rsidRDefault="00DC769F" w:rsidP="002B2E96"/>
    <w:p w14:paraId="4C3D3432" w14:textId="4A3F6997" w:rsidR="007A03E6" w:rsidRDefault="00782347" w:rsidP="007A03E6">
      <w:pPr>
        <w:pStyle w:val="1"/>
      </w:pPr>
      <w:bookmarkStart w:id="12" w:name="_System_Requirements"/>
      <w:bookmarkStart w:id="13" w:name="_Toc112852321"/>
      <w:bookmarkEnd w:id="12"/>
      <w:r>
        <w:lastRenderedPageBreak/>
        <w:t>System Requirements</w:t>
      </w:r>
      <w:bookmarkEnd w:id="13"/>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505175A3" w14:textId="77777777" w:rsidR="002C19D9" w:rsidRPr="00703B8E" w:rsidRDefault="002C19D9" w:rsidP="00C16816">
      <w:pPr>
        <w:spacing w:after="40"/>
        <w:rPr>
          <w:rFonts w:cstheme="minorHAnsi"/>
          <w:szCs w:val="28"/>
        </w:rPr>
      </w:pPr>
    </w:p>
    <w:p w14:paraId="2FA51493" w14:textId="6133D1B0" w:rsidR="0002060F" w:rsidRPr="00703B8E" w:rsidRDefault="007A03E6">
      <w:pPr>
        <w:pStyle w:val="aa"/>
        <w:numPr>
          <w:ilvl w:val="0"/>
          <w:numId w:val="2"/>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4D4F4CEB" w:rsidR="00F90002" w:rsidRPr="00703B8E" w:rsidRDefault="00F90002" w:rsidP="003C284B">
      <w:pPr>
        <w:pStyle w:val="aa"/>
        <w:ind w:left="360"/>
        <w:rPr>
          <w:rFonts w:cstheme="minorHAnsi"/>
          <w:szCs w:val="28"/>
          <w:lang w:val="en-IN" w:eastAsia="en-US"/>
        </w:rPr>
      </w:pPr>
      <w:r w:rsidRPr="00703B8E">
        <w:rPr>
          <w:rFonts w:cstheme="minorHAnsi"/>
          <w:szCs w:val="28"/>
          <w:lang w:val="en-IN" w:eastAsia="en-US"/>
        </w:rPr>
        <w:t xml:space="preserve">New resource group </w:t>
      </w:r>
      <w:r w:rsidR="001720BE">
        <w:rPr>
          <w:rFonts w:cstheme="minorHAnsi"/>
          <w:szCs w:val="28"/>
          <w:lang w:val="en-IN" w:eastAsia="en-US"/>
        </w:rPr>
        <w:t>need</w:t>
      </w:r>
      <w:r w:rsidRPr="00703B8E">
        <w:rPr>
          <w:rFonts w:cstheme="minorHAnsi"/>
          <w:szCs w:val="28"/>
          <w:lang w:val="en-IN" w:eastAsia="en-US"/>
        </w:rPr>
        <w:t xml:space="preserve">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70EBFC7A" w:rsidR="000D7379" w:rsidRDefault="000D7379" w:rsidP="003C284B">
      <w:pPr>
        <w:pStyle w:val="aa"/>
        <w:ind w:left="360"/>
        <w:rPr>
          <w:rFonts w:cstheme="minorHAnsi"/>
          <w:szCs w:val="28"/>
          <w:lang w:val="en-IN" w:eastAsia="en-US"/>
        </w:rPr>
      </w:pPr>
    </w:p>
    <w:p w14:paraId="2841C7B6" w14:textId="5C82BBB7" w:rsidR="00D449D5" w:rsidRDefault="00D449D5" w:rsidP="003C284B">
      <w:pPr>
        <w:pStyle w:val="aa"/>
        <w:ind w:left="360"/>
        <w:rPr>
          <w:rFonts w:cstheme="minorHAnsi"/>
          <w:szCs w:val="28"/>
          <w:lang w:val="en-IN" w:eastAsia="en-US"/>
        </w:rPr>
      </w:pPr>
      <w:r>
        <w:rPr>
          <w:rFonts w:cstheme="minorHAnsi" w:hint="eastAsia"/>
          <w:szCs w:val="28"/>
          <w:lang w:val="en-IN" w:eastAsia="en-US"/>
        </w:rPr>
        <w:t>R</w:t>
      </w:r>
      <w:r>
        <w:rPr>
          <w:rFonts w:cstheme="minorHAnsi"/>
          <w:szCs w:val="28"/>
          <w:lang w:val="en-IN" w:eastAsia="en-US"/>
        </w:rPr>
        <w:t>un following command:</w:t>
      </w:r>
    </w:p>
    <w:p w14:paraId="019BC48E" w14:textId="41C79596" w:rsidR="00D449D5" w:rsidRPr="009B3AF2" w:rsidRDefault="00D449D5" w:rsidP="00D449D5">
      <w:pPr>
        <w:ind w:left="720"/>
        <w:rPr>
          <w:shd w:val="pct15" w:color="auto" w:fill="FFFFFF"/>
        </w:rPr>
      </w:pPr>
      <w:proofErr w:type="spellStart"/>
      <w:r w:rsidRPr="009B3AF2">
        <w:rPr>
          <w:shd w:val="pct15" w:color="auto" w:fill="FFFFFF"/>
        </w:rPr>
        <w:t>az</w:t>
      </w:r>
      <w:proofErr w:type="spellEnd"/>
      <w:r w:rsidRPr="009B3AF2">
        <w:rPr>
          <w:shd w:val="pct15" w:color="auto" w:fill="FFFFFF"/>
        </w:rPr>
        <w:t xml:space="preserve"> group create --name &lt;resource-group-name&gt; --location &lt;location-name&gt;</w:t>
      </w:r>
    </w:p>
    <w:p w14:paraId="264008BB" w14:textId="2121D490" w:rsidR="00D449D5" w:rsidRDefault="00D449D5" w:rsidP="003C284B">
      <w:pPr>
        <w:pStyle w:val="aa"/>
        <w:ind w:left="360"/>
        <w:rPr>
          <w:rFonts w:cstheme="minorHAnsi"/>
          <w:szCs w:val="28"/>
          <w:lang w:val="en-IN" w:eastAsia="en-US"/>
        </w:rPr>
      </w:pPr>
      <w:r>
        <w:rPr>
          <w:rFonts w:cstheme="minorHAnsi" w:hint="eastAsia"/>
          <w:szCs w:val="28"/>
          <w:lang w:val="en-IN" w:eastAsia="en-US"/>
        </w:rPr>
        <w:t>F</w:t>
      </w:r>
      <w:r>
        <w:rPr>
          <w:rFonts w:cstheme="minorHAnsi"/>
          <w:szCs w:val="28"/>
          <w:lang w:val="en-IN" w:eastAsia="en-US"/>
        </w:rPr>
        <w:t>or example:</w:t>
      </w:r>
    </w:p>
    <w:p w14:paraId="29E45814" w14:textId="067EC9C5" w:rsidR="00D449D5" w:rsidRPr="009B3AF2" w:rsidRDefault="00D449D5" w:rsidP="003C284B">
      <w:pPr>
        <w:pStyle w:val="aa"/>
        <w:ind w:left="360"/>
        <w:rPr>
          <w:rFonts w:cstheme="minorHAnsi"/>
          <w:szCs w:val="28"/>
          <w:shd w:val="pct15" w:color="auto" w:fill="FFFFFF"/>
          <w:lang w:val="en-IN" w:eastAsia="en-US"/>
        </w:rPr>
      </w:pPr>
      <w:r>
        <w:rPr>
          <w:rFonts w:cstheme="minorHAnsi"/>
          <w:szCs w:val="28"/>
          <w:lang w:val="en-IN" w:eastAsia="en-US"/>
        </w:rPr>
        <w:tab/>
      </w:r>
      <w:proofErr w:type="spellStart"/>
      <w:r w:rsidR="009B3AF2" w:rsidRPr="009B3AF2">
        <w:rPr>
          <w:rFonts w:cstheme="minorHAnsi"/>
          <w:szCs w:val="28"/>
          <w:shd w:val="pct15" w:color="auto" w:fill="FFFFFF"/>
          <w:lang w:val="en-IN" w:eastAsia="en-US"/>
        </w:rPr>
        <w:t>az</w:t>
      </w:r>
      <w:proofErr w:type="spellEnd"/>
      <w:r w:rsidR="009B3AF2" w:rsidRPr="009B3AF2">
        <w:rPr>
          <w:rFonts w:cstheme="minorHAnsi"/>
          <w:szCs w:val="28"/>
          <w:shd w:val="pct15" w:color="auto" w:fill="FFFFFF"/>
          <w:lang w:val="en-IN" w:eastAsia="en-US"/>
        </w:rPr>
        <w:t xml:space="preserve"> group create --name </w:t>
      </w:r>
      <w:proofErr w:type="spellStart"/>
      <w:r w:rsidR="009B3AF2" w:rsidRPr="009B3AF2">
        <w:rPr>
          <w:rFonts w:cstheme="minorHAnsi"/>
          <w:szCs w:val="28"/>
          <w:shd w:val="pct15" w:color="auto" w:fill="FFFFFF"/>
          <w:lang w:val="en-IN" w:eastAsia="en-US"/>
        </w:rPr>
        <w:t>gslb</w:t>
      </w:r>
      <w:proofErr w:type="spellEnd"/>
      <w:r w:rsidR="009B3AF2" w:rsidRPr="009B3AF2">
        <w:rPr>
          <w:rFonts w:cstheme="minorHAnsi"/>
          <w:szCs w:val="28"/>
          <w:shd w:val="pct15" w:color="auto" w:fill="FFFFFF"/>
          <w:lang w:val="en-IN" w:eastAsia="en-US"/>
        </w:rPr>
        <w:t>-test-</w:t>
      </w:r>
      <w:proofErr w:type="spellStart"/>
      <w:r w:rsidR="009B3AF2" w:rsidRPr="009B3AF2">
        <w:rPr>
          <w:rFonts w:cstheme="minorHAnsi"/>
          <w:szCs w:val="28"/>
          <w:shd w:val="pct15" w:color="auto" w:fill="FFFFFF"/>
          <w:lang w:val="en-IN" w:eastAsia="en-US"/>
        </w:rPr>
        <w:t>rg</w:t>
      </w:r>
      <w:proofErr w:type="spellEnd"/>
      <w:r w:rsidR="009B3AF2" w:rsidRPr="009B3AF2">
        <w:rPr>
          <w:rFonts w:cstheme="minorHAnsi"/>
          <w:szCs w:val="28"/>
          <w:shd w:val="pct15" w:color="auto" w:fill="FFFFFF"/>
          <w:lang w:val="en-IN" w:eastAsia="en-US"/>
        </w:rPr>
        <w:t xml:space="preserve"> --location "South Central Us"</w:t>
      </w:r>
    </w:p>
    <w:p w14:paraId="083C63A3" w14:textId="77777777" w:rsidR="006430FB" w:rsidRPr="009B3AF2" w:rsidRDefault="006430FB" w:rsidP="003C284B">
      <w:pPr>
        <w:pStyle w:val="aa"/>
        <w:ind w:left="360"/>
        <w:rPr>
          <w:rFonts w:eastAsiaTheme="majorEastAsia" w:cstheme="minorHAnsi"/>
          <w:color w:val="1F3763" w:themeColor="accent1" w:themeShade="7F"/>
          <w:szCs w:val="28"/>
          <w:lang w:val="en-IN"/>
        </w:rPr>
      </w:pPr>
    </w:p>
    <w:p w14:paraId="6206192E" w14:textId="3B988004" w:rsidR="0002060F" w:rsidRPr="00703B8E" w:rsidRDefault="00B76AA1">
      <w:pPr>
        <w:pStyle w:val="aa"/>
        <w:numPr>
          <w:ilvl w:val="0"/>
          <w:numId w:val="2"/>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16527A87" w:rsidR="00880596" w:rsidRDefault="00880596" w:rsidP="003C284B">
      <w:pPr>
        <w:pStyle w:val="aa"/>
        <w:ind w:left="360"/>
        <w:rPr>
          <w:rFonts w:cstheme="minorHAnsi"/>
          <w:szCs w:val="28"/>
        </w:rPr>
      </w:pPr>
      <w:r w:rsidRPr="00703B8E">
        <w:rPr>
          <w:rFonts w:cstheme="minorHAnsi"/>
          <w:szCs w:val="28"/>
        </w:rPr>
        <w:t xml:space="preserve">New </w:t>
      </w:r>
      <w:proofErr w:type="spellStart"/>
      <w:r w:rsidR="00886A71" w:rsidRPr="00886A71">
        <w:rPr>
          <w:rFonts w:cstheme="minorHAnsi"/>
          <w:szCs w:val="28"/>
        </w:rPr>
        <w:t>Standard_GRS</w:t>
      </w:r>
      <w:proofErr w:type="spellEnd"/>
      <w:r w:rsidR="00886A71">
        <w:rPr>
          <w:rFonts w:cstheme="minorHAnsi"/>
          <w:szCs w:val="28"/>
        </w:rPr>
        <w:t xml:space="preserve"> </w:t>
      </w:r>
      <w:r w:rsidRPr="00703B8E">
        <w:rPr>
          <w:rFonts w:cstheme="minorHAnsi"/>
          <w:szCs w:val="28"/>
        </w:rPr>
        <w:t>storage account will be created inside resource group.</w:t>
      </w:r>
    </w:p>
    <w:p w14:paraId="7FD27A1E" w14:textId="76CBDABF" w:rsidR="009B3AF2" w:rsidRPr="00BD7D99" w:rsidRDefault="009B3AF2" w:rsidP="009B3AF2">
      <w:pPr>
        <w:ind w:left="360"/>
      </w:pPr>
      <w:r w:rsidRPr="00BD7D99">
        <w:t xml:space="preserve">One storage account is created in each </w:t>
      </w:r>
      <w:r w:rsidR="0022526F">
        <w:t xml:space="preserve">GSLB </w:t>
      </w:r>
      <w:r w:rsidRPr="00BD7D99">
        <w:t>region</w:t>
      </w:r>
      <w:r>
        <w:t>. So, total of 2 storage accounts.</w:t>
      </w:r>
    </w:p>
    <w:p w14:paraId="121A0FFD" w14:textId="09F7F7F2" w:rsidR="00880596" w:rsidRPr="005F2510" w:rsidRDefault="00880596" w:rsidP="005F2510">
      <w:pPr>
        <w:ind w:left="360"/>
      </w:pPr>
      <w:r w:rsidRPr="005F2510">
        <w:t xml:space="preserve">In case storage account already exists, it will prompt error “The storage account named is already taken”. </w:t>
      </w:r>
    </w:p>
    <w:p w14:paraId="02B476C1" w14:textId="0379AC07" w:rsidR="00886A71" w:rsidRPr="005F2510" w:rsidRDefault="00886A71" w:rsidP="005F2510">
      <w:pPr>
        <w:ind w:left="360"/>
      </w:pPr>
      <w:r w:rsidRPr="005F2510">
        <w:rPr>
          <w:rFonts w:hint="eastAsia"/>
        </w:rPr>
        <w:t>T</w:t>
      </w:r>
      <w:r w:rsidRPr="005F2510">
        <w:t xml:space="preserve">he storage account name can be configured in parameter file </w:t>
      </w:r>
      <w:proofErr w:type="spellStart"/>
      <w:r w:rsidR="005F2510" w:rsidRPr="005F2510">
        <w:t>ARM_TMPL_GSLB_PARAM.json</w:t>
      </w:r>
      <w:proofErr w:type="spellEnd"/>
      <w:r w:rsidR="005F2510" w:rsidRPr="005F2510">
        <w:t>.</w:t>
      </w:r>
    </w:p>
    <w:p w14:paraId="3B13D907" w14:textId="77777777" w:rsidR="005F2510" w:rsidRPr="009B3AF2" w:rsidRDefault="005F2510" w:rsidP="003C284B">
      <w:pPr>
        <w:pStyle w:val="aa"/>
        <w:ind w:left="360"/>
        <w:rPr>
          <w:rFonts w:cstheme="minorHAnsi"/>
          <w:szCs w:val="28"/>
        </w:rPr>
      </w:pPr>
    </w:p>
    <w:p w14:paraId="7C6AD5A6" w14:textId="74ACCA43" w:rsidR="0002060F" w:rsidRPr="001665F0" w:rsidRDefault="00E65861">
      <w:pPr>
        <w:pStyle w:val="aa"/>
        <w:numPr>
          <w:ilvl w:val="0"/>
          <w:numId w:val="2"/>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5D9BFA3" w14:textId="4B9E8E76" w:rsidR="005F2510" w:rsidRPr="00BD7D99" w:rsidRDefault="005F2510" w:rsidP="005F2510">
      <w:pPr>
        <w:ind w:firstLine="283"/>
      </w:pPr>
      <w:r>
        <w:rPr>
          <w:b/>
          <w:bCs/>
        </w:rPr>
        <w:t xml:space="preserve">A10 </w:t>
      </w:r>
      <w:proofErr w:type="spellStart"/>
      <w:r>
        <w:rPr>
          <w:b/>
          <w:bCs/>
        </w:rPr>
        <w:t>vThunder</w:t>
      </w:r>
      <w:proofErr w:type="spellEnd"/>
      <w:r w:rsidRPr="00BD7D99">
        <w:t>:</w:t>
      </w:r>
    </w:p>
    <w:p w14:paraId="1D99A855" w14:textId="77777777" w:rsidR="005F2510" w:rsidRPr="00BD7D99" w:rsidRDefault="005F2510" w:rsidP="005F2510">
      <w:pPr>
        <w:ind w:left="720"/>
      </w:pPr>
      <w:r w:rsidRPr="00BD7D99">
        <w:t xml:space="preserve">Image: </w:t>
      </w:r>
      <w:r w:rsidRPr="00675B77">
        <w:t>a10-vthunder-adc-520-for-microsoft-azure</w:t>
      </w:r>
    </w:p>
    <w:p w14:paraId="2ADB8FBC" w14:textId="77777777" w:rsidR="005F2510" w:rsidRPr="00BD7D99" w:rsidRDefault="005F2510" w:rsidP="005F2510">
      <w:pPr>
        <w:ind w:left="720"/>
      </w:pPr>
      <w:r w:rsidRPr="00BD7D99">
        <w:t>Size: Standard_A4_v2</w:t>
      </w:r>
    </w:p>
    <w:p w14:paraId="4425E461" w14:textId="5D7DD244" w:rsidR="005F2510" w:rsidRDefault="005F2510" w:rsidP="005F2510">
      <w:pPr>
        <w:ind w:left="720"/>
      </w:pPr>
      <w:r w:rsidRPr="00BD7D99">
        <w:t>NICs: 1 MGMT+2 DATA</w:t>
      </w:r>
    </w:p>
    <w:p w14:paraId="0CEF7560" w14:textId="77777777" w:rsidR="00F46213" w:rsidRDefault="00153836" w:rsidP="005F2510">
      <w:pPr>
        <w:ind w:left="720"/>
      </w:pPr>
      <w:r>
        <w:rPr>
          <w:rFonts w:hint="eastAsia"/>
        </w:rPr>
        <w:t>N</w:t>
      </w:r>
      <w:r>
        <w:t>ame:</w:t>
      </w:r>
    </w:p>
    <w:p w14:paraId="3EF868A0" w14:textId="38F1C2D4" w:rsidR="00153836" w:rsidRDefault="00153836" w:rsidP="00F46213">
      <w:pPr>
        <w:ind w:left="720" w:firstLine="720"/>
      </w:pPr>
      <w:r>
        <w:t>$</w:t>
      </w:r>
      <w:proofErr w:type="spellStart"/>
      <w:r w:rsidRPr="00153836">
        <w:t>vmName</w:t>
      </w:r>
      <w:proofErr w:type="spellEnd"/>
      <w:r>
        <w:t>+$</w:t>
      </w:r>
      <w:r w:rsidRPr="00153836">
        <w:t>region1</w:t>
      </w:r>
      <w:r>
        <w:t>+</w:t>
      </w:r>
      <w:r w:rsidR="007A29B5">
        <w:t>”1”</w:t>
      </w:r>
      <w:r w:rsidR="00F46213">
        <w:tab/>
      </w:r>
      <w:r w:rsidR="007A29B5">
        <w:tab/>
        <w:t>region1 controller</w:t>
      </w:r>
    </w:p>
    <w:p w14:paraId="185BC607" w14:textId="2C580880" w:rsidR="007A29B5" w:rsidRDefault="007A29B5" w:rsidP="005F2510">
      <w:pPr>
        <w:ind w:left="720"/>
      </w:pPr>
      <w:r>
        <w:tab/>
      </w:r>
      <w:r>
        <w:t>$</w:t>
      </w:r>
      <w:proofErr w:type="spellStart"/>
      <w:r w:rsidRPr="00153836">
        <w:t>vmName</w:t>
      </w:r>
      <w:proofErr w:type="spellEnd"/>
      <w:r>
        <w:t>+$</w:t>
      </w:r>
      <w:r w:rsidRPr="00153836">
        <w:t>region1</w:t>
      </w:r>
      <w:r>
        <w:t>+”</w:t>
      </w:r>
      <w:r>
        <w:t>2</w:t>
      </w:r>
      <w:r>
        <w:t>”</w:t>
      </w:r>
      <w:r>
        <w:tab/>
      </w:r>
      <w:r>
        <w:tab/>
        <w:t>region1 site device 1</w:t>
      </w:r>
    </w:p>
    <w:p w14:paraId="35B0B237" w14:textId="0BD96D92" w:rsidR="007A29B5" w:rsidRDefault="007A29B5" w:rsidP="005F2510">
      <w:pPr>
        <w:ind w:left="720"/>
      </w:pPr>
      <w:r>
        <w:lastRenderedPageBreak/>
        <w:tab/>
      </w:r>
      <w:r>
        <w:t>$</w:t>
      </w:r>
      <w:proofErr w:type="spellStart"/>
      <w:r w:rsidRPr="00153836">
        <w:t>vmName</w:t>
      </w:r>
      <w:proofErr w:type="spellEnd"/>
      <w:r>
        <w:t>+$</w:t>
      </w:r>
      <w:r w:rsidRPr="00153836">
        <w:t>region1</w:t>
      </w:r>
      <w:r>
        <w:t>+”</w:t>
      </w:r>
      <w:r>
        <w:t>3</w:t>
      </w:r>
      <w:r>
        <w:t>”</w:t>
      </w:r>
      <w:r>
        <w:tab/>
      </w:r>
      <w:r>
        <w:tab/>
        <w:t>region1 site device 2</w:t>
      </w:r>
    </w:p>
    <w:p w14:paraId="072C5DAA" w14:textId="7EE33677" w:rsidR="007A29B5" w:rsidRDefault="007A29B5" w:rsidP="007A29B5">
      <w:pPr>
        <w:ind w:left="720" w:firstLine="720"/>
      </w:pPr>
      <w:r>
        <w:t>$</w:t>
      </w:r>
      <w:proofErr w:type="spellStart"/>
      <w:r w:rsidRPr="00153836">
        <w:t>vmName</w:t>
      </w:r>
      <w:proofErr w:type="spellEnd"/>
      <w:r>
        <w:t>+$</w:t>
      </w:r>
      <w:r w:rsidRPr="00153836">
        <w:t>region</w:t>
      </w:r>
      <w:r>
        <w:t>2</w:t>
      </w:r>
      <w:r>
        <w:t>+”1”</w:t>
      </w:r>
      <w:r>
        <w:tab/>
      </w:r>
      <w:r>
        <w:tab/>
      </w:r>
      <w:r>
        <w:t>region</w:t>
      </w:r>
      <w:r>
        <w:t>2</w:t>
      </w:r>
      <w:r>
        <w:t xml:space="preserve"> controller</w:t>
      </w:r>
    </w:p>
    <w:p w14:paraId="4ED25459" w14:textId="63AE9190" w:rsidR="007A29B5" w:rsidRDefault="007A29B5" w:rsidP="007A29B5">
      <w:pPr>
        <w:ind w:left="720" w:firstLine="720"/>
      </w:pPr>
      <w:r>
        <w:t>$</w:t>
      </w:r>
      <w:proofErr w:type="spellStart"/>
      <w:r w:rsidRPr="00153836">
        <w:t>vmName</w:t>
      </w:r>
      <w:proofErr w:type="spellEnd"/>
      <w:r>
        <w:t>+$</w:t>
      </w:r>
      <w:r w:rsidRPr="00153836">
        <w:t>region</w:t>
      </w:r>
      <w:r>
        <w:t>2</w:t>
      </w:r>
      <w:r>
        <w:t>+”</w:t>
      </w:r>
      <w:r>
        <w:t>2</w:t>
      </w:r>
      <w:r>
        <w:t>”</w:t>
      </w:r>
      <w:r>
        <w:tab/>
      </w:r>
      <w:r>
        <w:tab/>
      </w:r>
      <w:r>
        <w:t>region</w:t>
      </w:r>
      <w:r>
        <w:t>2</w:t>
      </w:r>
      <w:r>
        <w:t xml:space="preserve"> site device 1</w:t>
      </w:r>
    </w:p>
    <w:p w14:paraId="04B85A54" w14:textId="0E99CC01" w:rsidR="007A29B5" w:rsidRPr="00BD7D99" w:rsidRDefault="007A29B5" w:rsidP="007A29B5">
      <w:pPr>
        <w:ind w:left="720" w:firstLine="720"/>
      </w:pPr>
      <w:r>
        <w:t>$</w:t>
      </w:r>
      <w:proofErr w:type="spellStart"/>
      <w:r w:rsidRPr="00153836">
        <w:t>vmName</w:t>
      </w:r>
      <w:proofErr w:type="spellEnd"/>
      <w:r>
        <w:t>+$</w:t>
      </w:r>
      <w:r w:rsidRPr="00153836">
        <w:t>region</w:t>
      </w:r>
      <w:r>
        <w:t>2</w:t>
      </w:r>
      <w:r>
        <w:t>+”</w:t>
      </w:r>
      <w:r>
        <w:t>3</w:t>
      </w:r>
      <w:r>
        <w:t>”</w:t>
      </w:r>
      <w:r>
        <w:tab/>
      </w:r>
      <w:r>
        <w:tab/>
      </w:r>
      <w:r>
        <w:t>region</w:t>
      </w:r>
      <w:r>
        <w:t>2</w:t>
      </w:r>
      <w:r>
        <w:t xml:space="preserve"> site device </w:t>
      </w:r>
      <w:r>
        <w:t>2</w:t>
      </w:r>
    </w:p>
    <w:p w14:paraId="7CB74935" w14:textId="77777777" w:rsidR="005F2510" w:rsidRPr="000D08E7" w:rsidRDefault="005F2510" w:rsidP="005F2510">
      <w:pPr>
        <w:ind w:firstLine="283"/>
        <w:rPr>
          <w:b/>
          <w:bCs/>
        </w:rPr>
      </w:pPr>
      <w:r w:rsidRPr="000D08E7">
        <w:rPr>
          <w:b/>
          <w:bCs/>
        </w:rPr>
        <w:t>Real Servers (Linux Ubuntu 16.04.0-LTS):</w:t>
      </w:r>
    </w:p>
    <w:p w14:paraId="1E806CA5" w14:textId="77777777" w:rsidR="005F2510" w:rsidRPr="00BD7D99" w:rsidRDefault="005F2510" w:rsidP="005F2510">
      <w:pPr>
        <w:ind w:left="720"/>
      </w:pPr>
      <w:r w:rsidRPr="00BD7D99">
        <w:t>Size: Standard_B2s</w:t>
      </w:r>
    </w:p>
    <w:p w14:paraId="3FD4A91E" w14:textId="414A580A" w:rsidR="005F2510" w:rsidRDefault="005F2510" w:rsidP="005F2510">
      <w:pPr>
        <w:ind w:left="720"/>
      </w:pPr>
      <w:r w:rsidRPr="00BD7D99">
        <w:t>NICs: 1MGMT+1DATA</w:t>
      </w:r>
    </w:p>
    <w:p w14:paraId="5C203D2A" w14:textId="2DCC17F5" w:rsidR="00F46213" w:rsidRDefault="00F46213" w:rsidP="005F2510">
      <w:pPr>
        <w:ind w:left="720"/>
      </w:pPr>
      <w:r>
        <w:rPr>
          <w:rFonts w:hint="eastAsia"/>
        </w:rPr>
        <w:t>N</w:t>
      </w:r>
      <w:r>
        <w:t>ame:</w:t>
      </w:r>
    </w:p>
    <w:p w14:paraId="09BFDCC9" w14:textId="6710029A" w:rsidR="00F46213" w:rsidRDefault="00F46213" w:rsidP="005F2510">
      <w:pPr>
        <w:ind w:left="720"/>
      </w:pPr>
      <w:r>
        <w:tab/>
        <w:t>$</w:t>
      </w:r>
      <w:proofErr w:type="spellStart"/>
      <w:r w:rsidRPr="00F46213">
        <w:t>linuxName</w:t>
      </w:r>
      <w:proofErr w:type="spellEnd"/>
      <w:r>
        <w:t>+$</w:t>
      </w:r>
      <w:r w:rsidRPr="00153836">
        <w:t>region1</w:t>
      </w:r>
      <w:r>
        <w:t>+”1”</w:t>
      </w:r>
      <w:r w:rsidR="00645C04">
        <w:tab/>
        <w:t xml:space="preserve">region1 </w:t>
      </w:r>
      <w:proofErr w:type="spellStart"/>
      <w:r w:rsidR="00645C04">
        <w:t>linux</w:t>
      </w:r>
      <w:proofErr w:type="spellEnd"/>
      <w:r w:rsidR="00645C04">
        <w:t xml:space="preserve"> 1</w:t>
      </w:r>
    </w:p>
    <w:p w14:paraId="6C40C587" w14:textId="0FE4C986" w:rsidR="00645C04" w:rsidRDefault="00645C04" w:rsidP="005F2510">
      <w:pPr>
        <w:ind w:left="720"/>
      </w:pPr>
      <w:r>
        <w:tab/>
      </w:r>
      <w:r>
        <w:t>$</w:t>
      </w:r>
      <w:proofErr w:type="spellStart"/>
      <w:r w:rsidRPr="00F46213">
        <w:t>linuxName</w:t>
      </w:r>
      <w:proofErr w:type="spellEnd"/>
      <w:r>
        <w:t>+$</w:t>
      </w:r>
      <w:r w:rsidRPr="00153836">
        <w:t>region1</w:t>
      </w:r>
      <w:r>
        <w:t>+”</w:t>
      </w:r>
      <w:r>
        <w:t>2</w:t>
      </w:r>
      <w:r>
        <w:t>”</w:t>
      </w:r>
      <w:r>
        <w:tab/>
        <w:t xml:space="preserve">region1 </w:t>
      </w:r>
      <w:proofErr w:type="spellStart"/>
      <w:r>
        <w:t>linux</w:t>
      </w:r>
      <w:proofErr w:type="spellEnd"/>
      <w:r>
        <w:t xml:space="preserve"> </w:t>
      </w:r>
      <w:r>
        <w:t>2</w:t>
      </w:r>
    </w:p>
    <w:p w14:paraId="5713E488" w14:textId="00408397" w:rsidR="00645C04" w:rsidRDefault="00645C04" w:rsidP="005F2510">
      <w:pPr>
        <w:ind w:left="720"/>
      </w:pPr>
      <w:r>
        <w:tab/>
      </w:r>
      <w:r>
        <w:t>$</w:t>
      </w:r>
      <w:proofErr w:type="spellStart"/>
      <w:r w:rsidRPr="00F46213">
        <w:t>linuxName</w:t>
      </w:r>
      <w:proofErr w:type="spellEnd"/>
      <w:r>
        <w:t>+$</w:t>
      </w:r>
      <w:r w:rsidRPr="00153836">
        <w:t>region</w:t>
      </w:r>
      <w:r>
        <w:t>2</w:t>
      </w:r>
      <w:r>
        <w:t>+”1”</w:t>
      </w:r>
      <w:r>
        <w:tab/>
        <w:t>region</w:t>
      </w:r>
      <w:r>
        <w:t>2</w:t>
      </w:r>
      <w:r>
        <w:t xml:space="preserve"> </w:t>
      </w:r>
      <w:proofErr w:type="spellStart"/>
      <w:r>
        <w:t>linux</w:t>
      </w:r>
      <w:proofErr w:type="spellEnd"/>
      <w:r>
        <w:t xml:space="preserve"> 1</w:t>
      </w:r>
    </w:p>
    <w:p w14:paraId="55A0FFAB" w14:textId="613A1E81" w:rsidR="00D65B86" w:rsidRDefault="00645C04" w:rsidP="00645C04">
      <w:pPr>
        <w:ind w:left="720"/>
        <w:rPr>
          <w:rFonts w:cstheme="minorHAnsi"/>
          <w:szCs w:val="28"/>
        </w:rPr>
      </w:pPr>
      <w:r>
        <w:tab/>
      </w:r>
      <w:r>
        <w:t>$</w:t>
      </w:r>
      <w:proofErr w:type="spellStart"/>
      <w:r w:rsidRPr="00F46213">
        <w:t>linuxName</w:t>
      </w:r>
      <w:proofErr w:type="spellEnd"/>
      <w:r>
        <w:t>+$</w:t>
      </w:r>
      <w:r w:rsidRPr="00153836">
        <w:t>region</w:t>
      </w:r>
      <w:r>
        <w:t>2</w:t>
      </w:r>
      <w:r>
        <w:t>+”</w:t>
      </w:r>
      <w:r>
        <w:t>2</w:t>
      </w:r>
      <w:r>
        <w:t>”</w:t>
      </w:r>
      <w:r>
        <w:tab/>
        <w:t>region</w:t>
      </w:r>
      <w:r>
        <w:t>2</w:t>
      </w:r>
      <w:r>
        <w:t xml:space="preserve"> </w:t>
      </w:r>
      <w:proofErr w:type="spellStart"/>
      <w:r>
        <w:t>linux</w:t>
      </w:r>
      <w:proofErr w:type="spellEnd"/>
      <w:r>
        <w:t xml:space="preserve"> </w:t>
      </w:r>
      <w:r>
        <w:t>2</w:t>
      </w:r>
    </w:p>
    <w:p w14:paraId="4CEB9DF4" w14:textId="62BBDB58" w:rsidR="00EF5C7E" w:rsidRPr="003C503D" w:rsidRDefault="004640C3" w:rsidP="00CA1391">
      <w:pPr>
        <w:ind w:firstLine="360"/>
        <w:rPr>
          <w:rFonts w:cstheme="minorHAnsi"/>
          <w:b/>
          <w:bCs/>
          <w:color w:val="242424"/>
          <w:szCs w:val="28"/>
          <w:u w:val="single"/>
          <w:shd w:val="clear" w:color="auto" w:fill="FFFFFF"/>
        </w:rPr>
      </w:pPr>
      <w:r>
        <w:rPr>
          <w:rFonts w:cstheme="minorHAnsi"/>
          <w:b/>
          <w:bCs/>
          <w:color w:val="242424"/>
          <w:szCs w:val="28"/>
          <w:u w:val="single"/>
          <w:shd w:val="clear" w:color="auto" w:fill="FFFFFF"/>
        </w:rPr>
        <w:t xml:space="preserve">A10 </w:t>
      </w:r>
      <w:proofErr w:type="spellStart"/>
      <w:r>
        <w:rPr>
          <w:rFonts w:cstheme="minorHAnsi"/>
          <w:b/>
          <w:bCs/>
          <w:color w:val="242424"/>
          <w:szCs w:val="28"/>
          <w:u w:val="single"/>
          <w:shd w:val="clear" w:color="auto" w:fill="FFFFFF"/>
        </w:rPr>
        <w:t>vThunder</w:t>
      </w:r>
      <w:proofErr w:type="spellEnd"/>
      <w:r>
        <w:rPr>
          <w:rFonts w:cstheme="minorHAnsi"/>
          <w:b/>
          <w:bCs/>
          <w:color w:val="242424"/>
          <w:szCs w:val="28"/>
          <w:u w:val="single"/>
          <w:shd w:val="clear" w:color="auto" w:fill="FFFFFF"/>
        </w:rPr>
        <w:t xml:space="preserve"> </w:t>
      </w:r>
      <w:r w:rsidR="00CD7FEF" w:rsidRPr="00334391">
        <w:rPr>
          <w:rFonts w:cstheme="minorHAnsi"/>
          <w:b/>
          <w:bCs/>
          <w:color w:val="242424"/>
          <w:szCs w:val="28"/>
          <w:u w:val="single"/>
          <w:shd w:val="clear" w:color="auto" w:fill="FFFFFF"/>
        </w:rPr>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1B1C" w14:paraId="279D0820" w14:textId="77777777" w:rsidTr="007E0C0E">
        <w:trPr>
          <w:trHeight w:val="500"/>
        </w:trPr>
        <w:tc>
          <w:tcPr>
            <w:tcW w:w="1636" w:type="dxa"/>
            <w:shd w:val="clear" w:color="auto" w:fill="B8C0D3"/>
          </w:tcPr>
          <w:p w14:paraId="0BCEDC2B" w14:textId="77777777" w:rsidR="00AB1B1C" w:rsidRDefault="00AB1B1C" w:rsidP="00AB1B1C">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9E10A81" w14:textId="77777777" w:rsidR="00AB1B1C" w:rsidRDefault="00AB1B1C" w:rsidP="00AB1B1C">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695CC922" w14:textId="77777777" w:rsidR="00AB1B1C" w:rsidRDefault="00AB1B1C" w:rsidP="00AB1B1C">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1B1C" w14:paraId="25B020E6" w14:textId="77777777" w:rsidTr="007E0C0E">
        <w:trPr>
          <w:trHeight w:val="1186"/>
        </w:trPr>
        <w:tc>
          <w:tcPr>
            <w:tcW w:w="1636" w:type="dxa"/>
          </w:tcPr>
          <w:p w14:paraId="4E4D873F" w14:textId="77777777" w:rsidR="00AB1B1C" w:rsidRDefault="00AB1B1C" w:rsidP="00AB1B1C">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2DC9DA3A" w14:textId="2EA8E195" w:rsidR="00AB1B1C" w:rsidRDefault="00AB1B1C" w:rsidP="00AB1B1C">
            <w:pPr>
              <w:pStyle w:val="TableParagraph"/>
              <w:spacing w:line="258" w:lineRule="exact"/>
              <w:ind w:left="52"/>
              <w:rPr>
                <w:w w:val="120"/>
                <w:sz w:val="22"/>
              </w:rPr>
            </w:pPr>
            <w:r>
              <w:rPr>
                <w:w w:val="120"/>
                <w:sz w:val="22"/>
              </w:rPr>
              <w:t>Standard A4_v2</w:t>
            </w:r>
          </w:p>
          <w:p w14:paraId="33C59EF0" w14:textId="77777777" w:rsidR="00AB1B1C" w:rsidRDefault="00AB1B1C" w:rsidP="00AB1B1C">
            <w:pPr>
              <w:pStyle w:val="TableParagraph"/>
              <w:spacing w:line="258" w:lineRule="exact"/>
              <w:ind w:left="52"/>
              <w:rPr>
                <w:w w:val="120"/>
                <w:sz w:val="22"/>
              </w:rPr>
            </w:pPr>
            <w:r>
              <w:rPr>
                <w:w w:val="120"/>
                <w:sz w:val="22"/>
              </w:rPr>
              <w:t>Standard A4m_v2</w:t>
            </w:r>
          </w:p>
          <w:p w14:paraId="295F708D" w14:textId="77777777" w:rsidR="00AB1B1C" w:rsidRPr="00487A53" w:rsidRDefault="00AB1B1C" w:rsidP="00AB1B1C">
            <w:pPr>
              <w:pStyle w:val="TableParagraph"/>
              <w:spacing w:line="258" w:lineRule="exact"/>
              <w:ind w:left="52"/>
              <w:rPr>
                <w:w w:val="120"/>
                <w:sz w:val="22"/>
              </w:rPr>
            </w:pPr>
            <w:r w:rsidRPr="00487A53">
              <w:rPr>
                <w:w w:val="120"/>
                <w:sz w:val="22"/>
              </w:rPr>
              <w:t>Standard/Basic A4</w:t>
            </w:r>
          </w:p>
          <w:p w14:paraId="4D6DA30B" w14:textId="77777777" w:rsidR="00AB1B1C" w:rsidRDefault="00AB1B1C" w:rsidP="00AB1B1C">
            <w:pPr>
              <w:pStyle w:val="TableParagraph"/>
              <w:spacing w:line="258" w:lineRule="exact"/>
              <w:ind w:left="52"/>
            </w:pPr>
            <w:r>
              <w:rPr>
                <w:w w:val="120"/>
                <w:sz w:val="22"/>
              </w:rPr>
              <w:t>Standard</w:t>
            </w:r>
            <w:r>
              <w:rPr>
                <w:spacing w:val="1"/>
                <w:w w:val="125"/>
                <w:sz w:val="22"/>
              </w:rPr>
              <w:t xml:space="preserve"> </w:t>
            </w:r>
            <w:r>
              <w:rPr>
                <w:spacing w:val="-4"/>
                <w:w w:val="125"/>
                <w:sz w:val="22"/>
              </w:rPr>
              <w:t>A8_v2</w:t>
            </w:r>
          </w:p>
        </w:tc>
        <w:tc>
          <w:tcPr>
            <w:tcW w:w="2840" w:type="dxa"/>
          </w:tcPr>
          <w:p w14:paraId="1B767949" w14:textId="77777777" w:rsidR="00AB1B1C" w:rsidRDefault="00AB1B1C" w:rsidP="00AB1B1C">
            <w:pPr>
              <w:pStyle w:val="TableParagraph"/>
              <w:spacing w:line="258" w:lineRule="exact"/>
              <w:ind w:left="52"/>
              <w:rPr>
                <w:w w:val="120"/>
                <w:sz w:val="22"/>
              </w:rPr>
            </w:pPr>
            <w:r>
              <w:rPr>
                <w:w w:val="120"/>
                <w:sz w:val="22"/>
              </w:rPr>
              <w:t>Standard_A4_v2</w:t>
            </w:r>
          </w:p>
          <w:p w14:paraId="2B179420" w14:textId="77777777" w:rsidR="00AB1B1C" w:rsidRDefault="00AB1B1C" w:rsidP="00AB1B1C">
            <w:pPr>
              <w:pStyle w:val="TableParagraph"/>
              <w:spacing w:line="258" w:lineRule="exact"/>
              <w:ind w:left="52"/>
              <w:rPr>
                <w:w w:val="120"/>
                <w:sz w:val="22"/>
              </w:rPr>
            </w:pPr>
            <w:r>
              <w:rPr>
                <w:w w:val="120"/>
                <w:sz w:val="22"/>
              </w:rPr>
              <w:t>Standard_A4m_v2</w:t>
            </w:r>
          </w:p>
          <w:p w14:paraId="38B00D32" w14:textId="77777777" w:rsidR="00AB1B1C" w:rsidRPr="00487A53" w:rsidRDefault="00AB1B1C" w:rsidP="00AB1B1C">
            <w:pPr>
              <w:pStyle w:val="TableParagraph"/>
              <w:spacing w:line="258" w:lineRule="exact"/>
              <w:ind w:left="52"/>
              <w:rPr>
                <w:w w:val="120"/>
                <w:sz w:val="22"/>
              </w:rPr>
            </w:pPr>
            <w:r w:rsidRPr="00487A53">
              <w:rPr>
                <w:w w:val="120"/>
                <w:sz w:val="22"/>
              </w:rPr>
              <w:t>Standard</w:t>
            </w:r>
            <w:r>
              <w:rPr>
                <w:w w:val="120"/>
                <w:sz w:val="22"/>
              </w:rPr>
              <w:t>_</w:t>
            </w:r>
            <w:r w:rsidRPr="00487A53">
              <w:rPr>
                <w:w w:val="120"/>
                <w:sz w:val="22"/>
              </w:rPr>
              <w:t>A4</w:t>
            </w:r>
          </w:p>
          <w:p w14:paraId="54F71366" w14:textId="77777777" w:rsidR="00AB1B1C" w:rsidRPr="00487A53" w:rsidRDefault="00AB1B1C" w:rsidP="00AB1B1C">
            <w:pPr>
              <w:pStyle w:val="TableParagraph"/>
              <w:spacing w:line="258" w:lineRule="exact"/>
              <w:ind w:left="52"/>
              <w:rPr>
                <w:w w:val="120"/>
                <w:sz w:val="22"/>
              </w:rPr>
            </w:pPr>
            <w:r>
              <w:rPr>
                <w:w w:val="120"/>
                <w:sz w:val="22"/>
              </w:rPr>
              <w:t>Standard</w:t>
            </w:r>
            <w:r>
              <w:rPr>
                <w:spacing w:val="1"/>
                <w:w w:val="125"/>
                <w:sz w:val="22"/>
              </w:rPr>
              <w:t>_</w:t>
            </w:r>
            <w:r>
              <w:rPr>
                <w:spacing w:val="-4"/>
                <w:w w:val="125"/>
                <w:sz w:val="22"/>
              </w:rPr>
              <w:t>A8_v2</w:t>
            </w:r>
          </w:p>
        </w:tc>
      </w:tr>
      <w:tr w:rsidR="00AB1B1C" w14:paraId="170BF0F4" w14:textId="77777777" w:rsidTr="007E0C0E">
        <w:trPr>
          <w:trHeight w:val="980"/>
        </w:trPr>
        <w:tc>
          <w:tcPr>
            <w:tcW w:w="1636" w:type="dxa"/>
          </w:tcPr>
          <w:p w14:paraId="70EAE028" w14:textId="77777777" w:rsidR="00AB1B1C" w:rsidRDefault="00AB1B1C" w:rsidP="00AB1B1C">
            <w:pPr>
              <w:pStyle w:val="TableParagraph"/>
              <w:spacing w:before="150"/>
              <w:ind w:left="52"/>
              <w:rPr>
                <w:sz w:val="20"/>
              </w:rPr>
            </w:pPr>
            <w:r>
              <w:rPr>
                <w:w w:val="125"/>
                <w:sz w:val="20"/>
              </w:rPr>
              <w:t>B</w:t>
            </w:r>
            <w:r>
              <w:rPr>
                <w:spacing w:val="-2"/>
                <w:w w:val="125"/>
                <w:sz w:val="20"/>
              </w:rPr>
              <w:t xml:space="preserve"> series</w:t>
            </w:r>
          </w:p>
        </w:tc>
        <w:tc>
          <w:tcPr>
            <w:tcW w:w="2840" w:type="dxa"/>
          </w:tcPr>
          <w:p w14:paraId="7DA65F1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 xml:space="preserve"> B2_s</w:t>
            </w:r>
          </w:p>
          <w:p w14:paraId="729B8352" w14:textId="77777777" w:rsidR="00AB1B1C" w:rsidRPr="00487A53" w:rsidRDefault="00AB1B1C" w:rsidP="00AB1B1C">
            <w:pPr>
              <w:pStyle w:val="TableParagraph"/>
              <w:spacing w:line="258" w:lineRule="exact"/>
              <w:ind w:left="52"/>
              <w:rPr>
                <w:w w:val="120"/>
                <w:sz w:val="22"/>
              </w:rPr>
            </w:pPr>
            <w:r>
              <w:rPr>
                <w:w w:val="120"/>
                <w:sz w:val="22"/>
              </w:rPr>
              <w:t>Standard</w:t>
            </w:r>
            <w:r w:rsidRPr="00487A53">
              <w:rPr>
                <w:w w:val="120"/>
                <w:sz w:val="22"/>
              </w:rPr>
              <w:t xml:space="preserve"> B2ms</w:t>
            </w:r>
          </w:p>
          <w:p w14:paraId="5309CC03" w14:textId="77777777" w:rsidR="00AB1B1C" w:rsidRDefault="00AB1B1C" w:rsidP="00AB1B1C">
            <w:pPr>
              <w:pStyle w:val="TableParagraph"/>
              <w:spacing w:line="258" w:lineRule="exact"/>
              <w:ind w:left="52"/>
            </w:pPr>
            <w:r>
              <w:rPr>
                <w:w w:val="120"/>
                <w:sz w:val="22"/>
              </w:rPr>
              <w:t>Standard</w:t>
            </w:r>
            <w:r w:rsidRPr="00487A53">
              <w:rPr>
                <w:w w:val="120"/>
                <w:sz w:val="22"/>
              </w:rPr>
              <w:t xml:space="preserve"> B4ms</w:t>
            </w:r>
          </w:p>
        </w:tc>
        <w:tc>
          <w:tcPr>
            <w:tcW w:w="2840" w:type="dxa"/>
          </w:tcPr>
          <w:p w14:paraId="39E4663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_B2_s</w:t>
            </w:r>
          </w:p>
          <w:p w14:paraId="0A32C8CB" w14:textId="77777777" w:rsidR="00AB1B1C" w:rsidRPr="00487A53" w:rsidRDefault="00AB1B1C" w:rsidP="00AB1B1C">
            <w:pPr>
              <w:pStyle w:val="TableParagraph"/>
              <w:spacing w:line="258" w:lineRule="exact"/>
              <w:ind w:left="52"/>
              <w:rPr>
                <w:w w:val="120"/>
                <w:sz w:val="22"/>
              </w:rPr>
            </w:pPr>
            <w:r>
              <w:rPr>
                <w:w w:val="120"/>
                <w:sz w:val="22"/>
              </w:rPr>
              <w:t>Standard_</w:t>
            </w:r>
            <w:r w:rsidRPr="00487A53">
              <w:rPr>
                <w:w w:val="120"/>
                <w:sz w:val="22"/>
              </w:rPr>
              <w:t>B2ms</w:t>
            </w:r>
          </w:p>
          <w:p w14:paraId="558E2A46"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B4ms</w:t>
            </w:r>
          </w:p>
          <w:p w14:paraId="594DC1AD" w14:textId="4077F8BC" w:rsidR="00A7509E" w:rsidRPr="00487A53" w:rsidRDefault="00A7509E" w:rsidP="00AB1B1C">
            <w:pPr>
              <w:pStyle w:val="TableParagraph"/>
              <w:spacing w:line="258" w:lineRule="exact"/>
              <w:ind w:left="52"/>
              <w:rPr>
                <w:w w:val="120"/>
                <w:sz w:val="22"/>
              </w:rPr>
            </w:pPr>
          </w:p>
        </w:tc>
      </w:tr>
      <w:tr w:rsidR="00AB1B1C" w14:paraId="1689F997" w14:textId="77777777" w:rsidTr="007E0C0E">
        <w:trPr>
          <w:trHeight w:val="1288"/>
        </w:trPr>
        <w:tc>
          <w:tcPr>
            <w:tcW w:w="1636" w:type="dxa"/>
          </w:tcPr>
          <w:p w14:paraId="402771B8" w14:textId="77777777" w:rsidR="00AB1B1C" w:rsidRDefault="00AB1B1C" w:rsidP="00AB1B1C">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38C41FC6" w14:textId="1DD32B44" w:rsidR="00AB1B1C" w:rsidRDefault="00AB1B1C" w:rsidP="00AB1B1C">
            <w:pPr>
              <w:pStyle w:val="TableParagraph"/>
              <w:spacing w:line="258" w:lineRule="exact"/>
              <w:ind w:left="52"/>
              <w:rPr>
                <w:w w:val="120"/>
                <w:sz w:val="22"/>
              </w:rPr>
            </w:pPr>
            <w:r>
              <w:rPr>
                <w:w w:val="120"/>
                <w:sz w:val="22"/>
              </w:rPr>
              <w:t>Standard D3_v2</w:t>
            </w:r>
          </w:p>
          <w:p w14:paraId="5703BA62" w14:textId="1F4453B1" w:rsidR="00AB1B1C" w:rsidRPr="00487A53" w:rsidRDefault="00AB1B1C" w:rsidP="00AB1B1C">
            <w:pPr>
              <w:pStyle w:val="TableParagraph"/>
              <w:spacing w:line="258" w:lineRule="exact"/>
              <w:ind w:left="52"/>
              <w:rPr>
                <w:w w:val="120"/>
                <w:sz w:val="22"/>
              </w:rPr>
            </w:pPr>
            <w:r>
              <w:rPr>
                <w:w w:val="120"/>
                <w:sz w:val="22"/>
              </w:rPr>
              <w:t>Standard D</w:t>
            </w:r>
            <w:r w:rsidR="00F22A25">
              <w:rPr>
                <w:w w:val="120"/>
                <w:sz w:val="22"/>
              </w:rPr>
              <w:t>S</w:t>
            </w:r>
            <w:r>
              <w:rPr>
                <w:w w:val="120"/>
                <w:sz w:val="22"/>
              </w:rPr>
              <w:t>3_v2</w:t>
            </w:r>
          </w:p>
          <w:p w14:paraId="45121812" w14:textId="77777777" w:rsidR="00AB1B1C" w:rsidRDefault="00AB1B1C" w:rsidP="00AB1B1C">
            <w:pPr>
              <w:pStyle w:val="TableParagraph"/>
              <w:spacing w:line="258" w:lineRule="exact"/>
              <w:ind w:left="52"/>
            </w:pPr>
            <w:r>
              <w:rPr>
                <w:w w:val="120"/>
                <w:sz w:val="22"/>
              </w:rPr>
              <w:t>Standard</w:t>
            </w:r>
            <w:r w:rsidRPr="00487A53">
              <w:rPr>
                <w:w w:val="120"/>
                <w:sz w:val="22"/>
              </w:rPr>
              <w:t xml:space="preserve"> D5_v2</w:t>
            </w:r>
          </w:p>
        </w:tc>
        <w:tc>
          <w:tcPr>
            <w:tcW w:w="2840" w:type="dxa"/>
          </w:tcPr>
          <w:p w14:paraId="391A95D4" w14:textId="25CB428E" w:rsidR="00AB1B1C" w:rsidRDefault="00AB1B1C" w:rsidP="00AB1B1C">
            <w:pPr>
              <w:pStyle w:val="TableParagraph"/>
              <w:spacing w:line="258" w:lineRule="exact"/>
              <w:ind w:left="52"/>
              <w:rPr>
                <w:w w:val="120"/>
                <w:sz w:val="22"/>
              </w:rPr>
            </w:pPr>
            <w:r>
              <w:rPr>
                <w:w w:val="120"/>
                <w:sz w:val="22"/>
              </w:rPr>
              <w:t>Standard_D3_v2</w:t>
            </w:r>
          </w:p>
          <w:p w14:paraId="4BF2BF54" w14:textId="36C3B8D8" w:rsidR="00AB1B1C" w:rsidRPr="00487A53" w:rsidRDefault="00AB1B1C" w:rsidP="00AB1B1C">
            <w:pPr>
              <w:pStyle w:val="TableParagraph"/>
              <w:spacing w:line="258" w:lineRule="exact"/>
              <w:ind w:left="52"/>
              <w:rPr>
                <w:w w:val="120"/>
                <w:sz w:val="22"/>
              </w:rPr>
            </w:pPr>
            <w:r>
              <w:rPr>
                <w:w w:val="120"/>
                <w:sz w:val="22"/>
              </w:rPr>
              <w:t>Standard_D</w:t>
            </w:r>
            <w:r w:rsidR="00F22A25">
              <w:rPr>
                <w:w w:val="120"/>
                <w:sz w:val="22"/>
              </w:rPr>
              <w:t>S</w:t>
            </w:r>
            <w:r>
              <w:rPr>
                <w:w w:val="120"/>
                <w:sz w:val="22"/>
              </w:rPr>
              <w:t>3_v2</w:t>
            </w:r>
          </w:p>
          <w:p w14:paraId="3AA2E723"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D5_v2</w:t>
            </w:r>
          </w:p>
        </w:tc>
      </w:tr>
      <w:tr w:rsidR="00AB1B1C" w14:paraId="5A8FCDC3" w14:textId="77777777" w:rsidTr="007E0C0E">
        <w:trPr>
          <w:trHeight w:val="970"/>
        </w:trPr>
        <w:tc>
          <w:tcPr>
            <w:tcW w:w="1636" w:type="dxa"/>
          </w:tcPr>
          <w:p w14:paraId="4638E175" w14:textId="77777777" w:rsidR="00AB1B1C" w:rsidRDefault="00AB1B1C" w:rsidP="00AB1B1C">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0F2E29E9" w14:textId="77777777" w:rsidR="00AB1B1C" w:rsidRDefault="00AB1B1C" w:rsidP="00AB1B1C">
            <w:pPr>
              <w:pStyle w:val="TableParagraph"/>
              <w:spacing w:line="258" w:lineRule="exact"/>
              <w:ind w:left="52"/>
              <w:rPr>
                <w:w w:val="120"/>
                <w:sz w:val="22"/>
              </w:rPr>
            </w:pPr>
            <w:r>
              <w:rPr>
                <w:w w:val="120"/>
                <w:sz w:val="22"/>
              </w:rPr>
              <w:t>Standard F4s</w:t>
            </w:r>
          </w:p>
          <w:p w14:paraId="790A9267" w14:textId="77777777" w:rsidR="00AB1B1C" w:rsidRPr="00487A53" w:rsidRDefault="00AB1B1C" w:rsidP="00AB1B1C">
            <w:pPr>
              <w:pStyle w:val="TableParagraph"/>
              <w:spacing w:line="258" w:lineRule="exact"/>
              <w:ind w:left="52"/>
              <w:rPr>
                <w:w w:val="120"/>
                <w:sz w:val="22"/>
              </w:rPr>
            </w:pPr>
            <w:r>
              <w:rPr>
                <w:w w:val="120"/>
                <w:sz w:val="22"/>
              </w:rPr>
              <w:t>Standard F8</w:t>
            </w:r>
          </w:p>
          <w:p w14:paraId="259F738E" w14:textId="77777777" w:rsidR="00AB1B1C" w:rsidRDefault="00AB1B1C" w:rsidP="00AB1B1C">
            <w:pPr>
              <w:pStyle w:val="TableParagraph"/>
              <w:spacing w:line="258" w:lineRule="exact"/>
              <w:ind w:left="52"/>
            </w:pPr>
            <w:r>
              <w:rPr>
                <w:w w:val="120"/>
                <w:sz w:val="22"/>
              </w:rPr>
              <w:t>Standard</w:t>
            </w:r>
            <w:r w:rsidRPr="00487A53">
              <w:rPr>
                <w:w w:val="120"/>
                <w:sz w:val="22"/>
              </w:rPr>
              <w:t xml:space="preserve"> F16s</w:t>
            </w:r>
          </w:p>
        </w:tc>
        <w:tc>
          <w:tcPr>
            <w:tcW w:w="2840" w:type="dxa"/>
          </w:tcPr>
          <w:p w14:paraId="7120C50E" w14:textId="77777777" w:rsidR="00AB1B1C" w:rsidRDefault="00AB1B1C" w:rsidP="00AB1B1C">
            <w:pPr>
              <w:pStyle w:val="TableParagraph"/>
              <w:spacing w:line="258" w:lineRule="exact"/>
              <w:ind w:left="52"/>
              <w:rPr>
                <w:w w:val="120"/>
                <w:sz w:val="22"/>
              </w:rPr>
            </w:pPr>
            <w:r>
              <w:rPr>
                <w:w w:val="120"/>
                <w:sz w:val="22"/>
              </w:rPr>
              <w:t>Standard_F4s</w:t>
            </w:r>
          </w:p>
          <w:p w14:paraId="1134AC51" w14:textId="77777777" w:rsidR="00AB1B1C" w:rsidRPr="00487A53" w:rsidRDefault="00AB1B1C" w:rsidP="00AB1B1C">
            <w:pPr>
              <w:pStyle w:val="TableParagraph"/>
              <w:spacing w:line="258" w:lineRule="exact"/>
              <w:ind w:left="52"/>
              <w:rPr>
                <w:w w:val="120"/>
                <w:sz w:val="22"/>
              </w:rPr>
            </w:pPr>
            <w:r>
              <w:rPr>
                <w:w w:val="120"/>
                <w:sz w:val="22"/>
              </w:rPr>
              <w:t>Standard_F8</w:t>
            </w:r>
          </w:p>
          <w:p w14:paraId="2CC34737"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aa"/>
        <w:ind w:left="360"/>
        <w:rPr>
          <w:rFonts w:cstheme="minorHAnsi"/>
          <w:color w:val="242424"/>
          <w:szCs w:val="28"/>
          <w:shd w:val="clear" w:color="auto" w:fill="FFFFFF"/>
        </w:rPr>
      </w:pPr>
    </w:p>
    <w:p w14:paraId="251B6C16" w14:textId="77777777" w:rsidR="00522CE4" w:rsidRDefault="00522CE4" w:rsidP="00EF5C7E">
      <w:pPr>
        <w:pStyle w:val="af2"/>
        <w:spacing w:before="203" w:line="304" w:lineRule="auto"/>
        <w:ind w:left="720" w:right="644"/>
        <w:rPr>
          <w:rFonts w:eastAsiaTheme="minorEastAsia" w:cstheme="minorHAnsi"/>
          <w:szCs w:val="28"/>
          <w:lang w:val="en-IN"/>
        </w:rPr>
      </w:pPr>
    </w:p>
    <w:p w14:paraId="47CF5C74" w14:textId="77777777" w:rsidR="00522CE4" w:rsidRDefault="00522CE4" w:rsidP="00EF5C7E">
      <w:pPr>
        <w:pStyle w:val="af2"/>
        <w:spacing w:before="203" w:line="304" w:lineRule="auto"/>
        <w:ind w:left="720" w:right="644"/>
        <w:rPr>
          <w:rFonts w:eastAsiaTheme="minorEastAsia" w:cstheme="minorHAnsi"/>
          <w:szCs w:val="28"/>
          <w:lang w:val="en-IN"/>
        </w:rPr>
      </w:pPr>
    </w:p>
    <w:p w14:paraId="0C2736D4" w14:textId="77777777" w:rsidR="00522CE4" w:rsidRDefault="00522CE4" w:rsidP="00EF5C7E">
      <w:pPr>
        <w:pStyle w:val="af2"/>
        <w:spacing w:before="203" w:line="304" w:lineRule="auto"/>
        <w:ind w:left="720" w:right="644"/>
        <w:rPr>
          <w:rFonts w:eastAsiaTheme="minorEastAsia" w:cstheme="minorHAnsi"/>
          <w:szCs w:val="28"/>
          <w:lang w:val="en-IN"/>
        </w:rPr>
      </w:pPr>
    </w:p>
    <w:p w14:paraId="5C0F2DD3" w14:textId="77777777" w:rsidR="00522CE4" w:rsidRDefault="00522CE4" w:rsidP="00EF5C7E">
      <w:pPr>
        <w:pStyle w:val="af2"/>
        <w:spacing w:before="203" w:line="304" w:lineRule="auto"/>
        <w:ind w:left="720" w:right="644"/>
        <w:rPr>
          <w:rFonts w:eastAsiaTheme="minorEastAsia" w:cstheme="minorHAnsi"/>
          <w:szCs w:val="28"/>
          <w:lang w:val="en-IN"/>
        </w:rPr>
      </w:pPr>
    </w:p>
    <w:p w14:paraId="231DE1BE" w14:textId="77777777" w:rsidR="00522CE4" w:rsidRDefault="00522CE4" w:rsidP="00EF5C7E">
      <w:pPr>
        <w:pStyle w:val="af2"/>
        <w:spacing w:before="203" w:line="304" w:lineRule="auto"/>
        <w:ind w:left="720" w:right="644"/>
        <w:rPr>
          <w:rFonts w:eastAsiaTheme="minorEastAsia" w:cstheme="minorHAnsi"/>
          <w:szCs w:val="28"/>
          <w:lang w:val="en-IN"/>
        </w:rPr>
      </w:pPr>
    </w:p>
    <w:p w14:paraId="168BA109" w14:textId="77777777" w:rsidR="00522CE4" w:rsidRDefault="00522CE4" w:rsidP="00EF5C7E">
      <w:pPr>
        <w:pStyle w:val="af2"/>
        <w:spacing w:before="203" w:line="304" w:lineRule="auto"/>
        <w:ind w:left="720" w:right="644"/>
        <w:rPr>
          <w:rFonts w:eastAsiaTheme="minorEastAsia" w:cstheme="minorHAnsi"/>
          <w:szCs w:val="28"/>
          <w:lang w:val="en-IN"/>
        </w:rPr>
      </w:pPr>
    </w:p>
    <w:p w14:paraId="72C0ECAE" w14:textId="77777777" w:rsidR="002006F4" w:rsidRDefault="002006F4" w:rsidP="002006F4">
      <w:pPr>
        <w:pStyle w:val="af2"/>
        <w:spacing w:before="203" w:line="304" w:lineRule="auto"/>
        <w:ind w:right="644"/>
        <w:rPr>
          <w:rFonts w:eastAsiaTheme="minorEastAsia" w:cstheme="minorHAnsi"/>
          <w:szCs w:val="28"/>
          <w:lang w:val="en-IN"/>
        </w:rPr>
      </w:pPr>
    </w:p>
    <w:p w14:paraId="679A700D" w14:textId="77777777" w:rsidR="00FF5206" w:rsidRDefault="007B3774" w:rsidP="00A14304">
      <w:pPr>
        <w:pStyle w:val="af2"/>
        <w:spacing w:before="203" w:line="304" w:lineRule="auto"/>
        <w:ind w:left="720" w:right="644"/>
        <w:rPr>
          <w:rFonts w:eastAsiaTheme="minorEastAsia" w:cstheme="minorHAnsi"/>
          <w:szCs w:val="28"/>
          <w:lang w:val="en-IN"/>
        </w:rPr>
      </w:pPr>
      <w:r>
        <w:rPr>
          <w:rFonts w:eastAsiaTheme="minorEastAsia" w:cstheme="minorHAnsi"/>
          <w:szCs w:val="28"/>
          <w:lang w:val="en-IN"/>
        </w:rPr>
        <w:t xml:space="preserve">    </w:t>
      </w:r>
    </w:p>
    <w:p w14:paraId="55EA77D8" w14:textId="3B0D22AA" w:rsidR="004F39EB" w:rsidRDefault="007B3774" w:rsidP="00A14304">
      <w:pPr>
        <w:pStyle w:val="af2"/>
        <w:spacing w:before="203" w:line="304" w:lineRule="auto"/>
        <w:ind w:left="720" w:right="644"/>
      </w:pPr>
      <w:r w:rsidRPr="004640C3">
        <w:rPr>
          <w:rFonts w:eastAsiaTheme="minorEastAsia" w:cstheme="minorBidi"/>
          <w:lang w:val="en-IN"/>
        </w:rPr>
        <w:t xml:space="preserve">Few of sizes are getting retried soon from azure, please refer </w:t>
      </w:r>
      <w:hyperlink r:id="rId29" w:history="1">
        <w:r w:rsidR="004F39EB">
          <w:rPr>
            <w:rStyle w:val="a9"/>
          </w:rPr>
          <w:t>Virtual Machine series | Microsoft Azure</w:t>
        </w:r>
      </w:hyperlink>
      <w:r>
        <w:t>.</w:t>
      </w:r>
    </w:p>
    <w:p w14:paraId="4B35A373" w14:textId="00E78FD5" w:rsidR="007B3774" w:rsidRPr="004640C3" w:rsidRDefault="002006F4" w:rsidP="00A14304">
      <w:pPr>
        <w:pStyle w:val="af2"/>
        <w:spacing w:before="203" w:line="304" w:lineRule="auto"/>
        <w:ind w:left="720" w:right="644"/>
        <w:rPr>
          <w:rFonts w:eastAsiaTheme="minorEastAsia" w:cstheme="minorBidi"/>
          <w:lang w:val="en-IN"/>
        </w:rPr>
      </w:pPr>
      <w:r w:rsidRPr="004640C3">
        <w:rPr>
          <w:rFonts w:eastAsiaTheme="minorEastAsia" w:cstheme="minorBidi"/>
          <w:lang w:val="en-IN"/>
        </w:rPr>
        <w:lastRenderedPageBreak/>
        <w:t>For more information, please refer as below.</w:t>
      </w:r>
    </w:p>
    <w:p w14:paraId="0505E00D" w14:textId="77777777" w:rsidR="00EF5C7E" w:rsidRPr="0014554A" w:rsidRDefault="00000000" w:rsidP="00A14304">
      <w:pPr>
        <w:ind w:left="720"/>
        <w:rPr>
          <w:rStyle w:val="a9"/>
          <w:szCs w:val="28"/>
        </w:rPr>
      </w:pPr>
      <w:hyperlink r:id="rId30" w:history="1">
        <w:r w:rsidR="00EF5C7E" w:rsidRPr="0014554A">
          <w:rPr>
            <w:rStyle w:val="a9"/>
            <w:szCs w:val="28"/>
          </w:rPr>
          <w:t>https://docs.microsoft.com/en-us/azure/virtual-machines/sizes-</w:t>
        </w:r>
      </w:hyperlink>
      <w:r w:rsidR="00EF5C7E" w:rsidRPr="0014554A">
        <w:rPr>
          <w:rStyle w:val="a9"/>
          <w:szCs w:val="28"/>
        </w:rPr>
        <w:t xml:space="preserve"> </w:t>
      </w:r>
      <w:hyperlink r:id="rId31">
        <w:r w:rsidR="00EF5C7E" w:rsidRPr="0014554A">
          <w:rPr>
            <w:rStyle w:val="a9"/>
            <w:szCs w:val="28"/>
          </w:rPr>
          <w:t>general</w:t>
        </w:r>
      </w:hyperlink>
    </w:p>
    <w:p w14:paraId="72694E3E" w14:textId="0489AA4A" w:rsidR="00EF5C7E" w:rsidRPr="00DE2A85" w:rsidRDefault="00000000" w:rsidP="00A14304">
      <w:pPr>
        <w:ind w:left="720"/>
        <w:rPr>
          <w:color w:val="0563C1" w:themeColor="hyperlink"/>
          <w:u w:val="single"/>
        </w:rPr>
      </w:pPr>
      <w:hyperlink r:id="rId32" w:history="1">
        <w:r w:rsidR="00EF5C7E" w:rsidRPr="0014554A">
          <w:rPr>
            <w:rStyle w:val="a9"/>
            <w:szCs w:val="28"/>
          </w:rPr>
          <w:t>https://docs.microsoft.com/en-us/azure/virtual-machines/linux/sizes</w:t>
        </w:r>
      </w:hyperlink>
      <w:r w:rsidR="00EF5C7E" w:rsidRPr="0014554A">
        <w:rPr>
          <w:rStyle w:val="a9"/>
        </w:rPr>
        <w:t>.</w:t>
      </w:r>
    </w:p>
    <w:p w14:paraId="3B86ECB1" w14:textId="77777777" w:rsidR="00D85F4F" w:rsidRPr="00703B8E" w:rsidRDefault="00D85F4F" w:rsidP="003C284B">
      <w:pPr>
        <w:pStyle w:val="aa"/>
        <w:ind w:left="360"/>
        <w:rPr>
          <w:rFonts w:cstheme="minorHAnsi"/>
          <w:color w:val="242424"/>
          <w:szCs w:val="28"/>
        </w:rPr>
      </w:pPr>
    </w:p>
    <w:p w14:paraId="1DA1A15E" w14:textId="423B4FE5" w:rsidR="0002060F" w:rsidRPr="0022526F" w:rsidRDefault="007A03E6">
      <w:pPr>
        <w:pStyle w:val="aa"/>
        <w:numPr>
          <w:ilvl w:val="0"/>
          <w:numId w:val="2"/>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7874E0BA" w14:textId="71A80698" w:rsidR="0022526F" w:rsidRPr="00703B8E" w:rsidRDefault="0022526F" w:rsidP="0022526F">
      <w:pPr>
        <w:pStyle w:val="aa"/>
        <w:ind w:left="360"/>
        <w:rPr>
          <w:rFonts w:cstheme="minorHAnsi"/>
          <w:color w:val="242424"/>
          <w:szCs w:val="28"/>
        </w:rPr>
      </w:pPr>
      <w:r>
        <w:rPr>
          <w:rFonts w:cstheme="minorHAnsi" w:hint="eastAsia"/>
          <w:color w:val="242424"/>
          <w:szCs w:val="28"/>
        </w:rPr>
        <w:t>V</w:t>
      </w:r>
      <w:r>
        <w:rPr>
          <w:rFonts w:cstheme="minorHAnsi"/>
          <w:color w:val="242424"/>
          <w:szCs w:val="28"/>
        </w:rPr>
        <w:t>irtual network was created for each GSLB region.</w:t>
      </w:r>
    </w:p>
    <w:p w14:paraId="41825361" w14:textId="3023F89F" w:rsidR="003B26ED" w:rsidRPr="00703B8E" w:rsidRDefault="003B26ED" w:rsidP="003C284B">
      <w:pPr>
        <w:pStyle w:val="aa"/>
        <w:ind w:left="360"/>
        <w:rPr>
          <w:rFonts w:cstheme="minorHAnsi"/>
          <w:szCs w:val="28"/>
        </w:rPr>
      </w:pPr>
      <w:r w:rsidRPr="00703B8E">
        <w:rPr>
          <w:rFonts w:cstheme="minorHAnsi"/>
          <w:szCs w:val="28"/>
        </w:rPr>
        <w:t xml:space="preserve">Default address prefix for virtual network </w:t>
      </w:r>
      <w:r w:rsidR="00AD3DC0">
        <w:rPr>
          <w:rFonts w:cstheme="minorHAnsi"/>
          <w:szCs w:val="28"/>
        </w:rPr>
        <w:t xml:space="preserve">are </w:t>
      </w:r>
      <w:r w:rsidRPr="00703B8E">
        <w:rPr>
          <w:rFonts w:cstheme="minorHAnsi"/>
          <w:szCs w:val="28"/>
        </w:rPr>
        <w:t>10.</w:t>
      </w:r>
      <w:r w:rsidR="00AD3DC0">
        <w:rPr>
          <w:rFonts w:cstheme="minorHAnsi"/>
          <w:szCs w:val="28"/>
        </w:rPr>
        <w:t>1</w:t>
      </w:r>
      <w:r w:rsidRPr="00703B8E">
        <w:rPr>
          <w:rFonts w:cstheme="minorHAnsi"/>
          <w:szCs w:val="28"/>
        </w:rPr>
        <w:t>.0.0/16</w:t>
      </w:r>
      <w:r w:rsidR="00AD3DC0">
        <w:rPr>
          <w:rFonts w:cstheme="minorHAnsi"/>
          <w:szCs w:val="28"/>
        </w:rPr>
        <w:t xml:space="preserve"> and </w:t>
      </w:r>
      <w:r w:rsidR="00AD3DC0" w:rsidRPr="00AD3DC0">
        <w:rPr>
          <w:rFonts w:cstheme="minorHAnsi"/>
          <w:szCs w:val="28"/>
        </w:rPr>
        <w:t>10.2.0.0/16</w:t>
      </w:r>
    </w:p>
    <w:p w14:paraId="3BE6D69A" w14:textId="69148608" w:rsidR="005040FF" w:rsidRDefault="00AD3DC0" w:rsidP="003C284B">
      <w:pPr>
        <w:pStyle w:val="aa"/>
        <w:ind w:left="360"/>
        <w:rPr>
          <w:rFonts w:cstheme="minorHAnsi"/>
          <w:szCs w:val="28"/>
          <w:lang w:val="en-IN" w:eastAsia="en-US"/>
        </w:rPr>
      </w:pPr>
      <w:r>
        <w:rPr>
          <w:rFonts w:cstheme="minorHAnsi"/>
          <w:szCs w:val="28"/>
          <w:lang w:val="en-IN" w:eastAsia="en-US"/>
        </w:rPr>
        <w:t>N</w:t>
      </w:r>
      <w:r w:rsidR="005040FF" w:rsidRPr="00703B8E">
        <w:rPr>
          <w:rFonts w:cstheme="minorHAnsi"/>
          <w:szCs w:val="28"/>
          <w:lang w:val="en-IN" w:eastAsia="en-US"/>
        </w:rPr>
        <w:t>ame:</w:t>
      </w:r>
      <w:r w:rsidR="00EE6462">
        <w:rPr>
          <w:rFonts w:cstheme="minorHAnsi"/>
          <w:szCs w:val="28"/>
          <w:lang w:val="en-IN" w:eastAsia="en-US"/>
        </w:rPr>
        <w:t xml:space="preserve"> </w:t>
      </w:r>
      <w:r>
        <w:rPr>
          <w:rFonts w:cstheme="minorHAnsi"/>
          <w:i/>
          <w:iCs/>
          <w:color w:val="4472C4" w:themeColor="accent1"/>
          <w:szCs w:val="28"/>
        </w:rPr>
        <w:t>$r</w:t>
      </w:r>
      <w:r w:rsidRPr="00AD3DC0">
        <w:rPr>
          <w:rFonts w:cstheme="minorHAnsi"/>
          <w:i/>
          <w:iCs/>
          <w:color w:val="4472C4" w:themeColor="accent1"/>
          <w:szCs w:val="28"/>
        </w:rPr>
        <w:t>egion1</w:t>
      </w:r>
      <w:r>
        <w:rPr>
          <w:rFonts w:cstheme="minorHAnsi"/>
          <w:i/>
          <w:iCs/>
          <w:color w:val="4472C4" w:themeColor="accent1"/>
          <w:szCs w:val="28"/>
        </w:rPr>
        <w:t>+</w:t>
      </w:r>
      <w:r w:rsidR="00EE6462" w:rsidRPr="00686A1E">
        <w:rPr>
          <w:rFonts w:cstheme="minorHAnsi"/>
          <w:i/>
          <w:iCs/>
          <w:color w:val="4472C4" w:themeColor="accent1"/>
          <w:szCs w:val="28"/>
        </w:rPr>
        <w:t>vnet1</w:t>
      </w:r>
      <w:r>
        <w:rPr>
          <w:rFonts w:cstheme="minorHAnsi"/>
          <w:i/>
          <w:iCs/>
          <w:color w:val="4472C4" w:themeColor="accent1"/>
          <w:szCs w:val="28"/>
        </w:rPr>
        <w:t>, $r</w:t>
      </w:r>
      <w:r w:rsidRPr="00AD3DC0">
        <w:rPr>
          <w:rFonts w:cstheme="minorHAnsi"/>
          <w:i/>
          <w:iCs/>
          <w:color w:val="4472C4" w:themeColor="accent1"/>
          <w:szCs w:val="28"/>
        </w:rPr>
        <w:t>egion</w:t>
      </w:r>
      <w:r>
        <w:rPr>
          <w:rFonts w:cstheme="minorHAnsi"/>
          <w:i/>
          <w:iCs/>
          <w:color w:val="4472C4" w:themeColor="accent1"/>
          <w:szCs w:val="28"/>
        </w:rPr>
        <w:t>2+vnet2</w:t>
      </w:r>
    </w:p>
    <w:p w14:paraId="58094201" w14:textId="77777777" w:rsidR="006430FB" w:rsidRPr="00AD3DC0" w:rsidRDefault="006430FB" w:rsidP="003C284B">
      <w:pPr>
        <w:pStyle w:val="aa"/>
        <w:ind w:left="360"/>
        <w:rPr>
          <w:rFonts w:eastAsiaTheme="majorEastAsia" w:cstheme="minorHAnsi"/>
          <w:color w:val="1F3763" w:themeColor="accent1" w:themeShade="7F"/>
          <w:szCs w:val="28"/>
          <w:lang w:val="en-IN"/>
        </w:rPr>
      </w:pPr>
    </w:p>
    <w:p w14:paraId="3238004B" w14:textId="672F6E9D" w:rsidR="0002060F" w:rsidRPr="00703B8E" w:rsidRDefault="007A03E6">
      <w:pPr>
        <w:pStyle w:val="aa"/>
        <w:numPr>
          <w:ilvl w:val="0"/>
          <w:numId w:val="2"/>
        </w:numPr>
        <w:ind w:left="283"/>
        <w:rPr>
          <w:rFonts w:cstheme="minorHAnsi"/>
          <w:color w:val="242424"/>
          <w:szCs w:val="28"/>
        </w:rPr>
      </w:pPr>
      <w:r w:rsidRPr="00703B8E">
        <w:rPr>
          <w:rFonts w:cstheme="minorHAnsi"/>
          <w:color w:val="242424"/>
          <w:szCs w:val="28"/>
          <w:shd w:val="clear" w:color="auto" w:fill="FFFFFF"/>
        </w:rPr>
        <w:t>Subnets.</w:t>
      </w:r>
    </w:p>
    <w:p w14:paraId="21B35D3F" w14:textId="13C68FA0" w:rsidR="00252084" w:rsidRPr="00703B8E" w:rsidRDefault="00AD66CA" w:rsidP="003C284B">
      <w:pPr>
        <w:pStyle w:val="aa"/>
        <w:ind w:left="360"/>
        <w:rPr>
          <w:rFonts w:cstheme="minorHAnsi"/>
          <w:szCs w:val="28"/>
        </w:rPr>
      </w:pPr>
      <w:r>
        <w:rPr>
          <w:rFonts w:cstheme="minorHAnsi"/>
          <w:szCs w:val="28"/>
        </w:rPr>
        <w:t>T</w:t>
      </w:r>
      <w:r w:rsidR="0033136D" w:rsidRPr="00703B8E">
        <w:rPr>
          <w:rFonts w:cstheme="minorHAnsi"/>
          <w:szCs w:val="28"/>
        </w:rPr>
        <w:t>hree</w:t>
      </w:r>
      <w:r w:rsidR="00252084" w:rsidRPr="00703B8E">
        <w:rPr>
          <w:rFonts w:cstheme="minorHAnsi"/>
          <w:szCs w:val="28"/>
        </w:rPr>
        <w:t xml:space="preserve"> subnets will be created</w:t>
      </w:r>
      <w:r>
        <w:rPr>
          <w:rFonts w:cstheme="minorHAnsi"/>
          <w:szCs w:val="28"/>
        </w:rPr>
        <w:t xml:space="preserve"> in each GSLB region</w:t>
      </w:r>
      <w:r w:rsidR="00252084" w:rsidRPr="00703B8E">
        <w:rPr>
          <w:rFonts w:cstheme="minorHAnsi"/>
          <w:szCs w:val="28"/>
        </w:rPr>
        <w:t xml:space="preserve">. </w:t>
      </w:r>
      <w:r w:rsidR="00FC23DD" w:rsidRPr="00703B8E">
        <w:rPr>
          <w:rFonts w:cstheme="minorHAnsi"/>
          <w:szCs w:val="28"/>
        </w:rPr>
        <w:t>A</w:t>
      </w:r>
      <w:r w:rsidR="00252084" w:rsidRPr="00703B8E">
        <w:rPr>
          <w:rFonts w:cstheme="minorHAnsi"/>
          <w:szCs w:val="28"/>
        </w:rPr>
        <w:t xml:space="preserve">ddress prefix </w:t>
      </w:r>
      <w:r w:rsidR="00FC23DD" w:rsidRPr="00703B8E">
        <w:rPr>
          <w:rFonts w:cstheme="minorHAnsi"/>
          <w:szCs w:val="28"/>
        </w:rPr>
        <w:t xml:space="preserve">can be configured in </w:t>
      </w:r>
      <w:r w:rsidR="00252084" w:rsidRPr="00703B8E">
        <w:rPr>
          <w:rFonts w:cstheme="minorHAnsi"/>
          <w:szCs w:val="28"/>
        </w:rPr>
        <w:t>parameter file.</w:t>
      </w:r>
    </w:p>
    <w:p w14:paraId="22329A3E" w14:textId="5EBCDDF5" w:rsidR="005040FF" w:rsidRDefault="005040FF" w:rsidP="003C284B">
      <w:pPr>
        <w:pStyle w:val="aa"/>
        <w:ind w:left="360"/>
        <w:rPr>
          <w:rFonts w:cstheme="minorHAnsi"/>
          <w:szCs w:val="28"/>
          <w:lang w:val="en-IN" w:eastAsia="en-US"/>
        </w:rPr>
      </w:pPr>
      <w:r w:rsidRPr="00703B8E">
        <w:rPr>
          <w:rFonts w:cstheme="minorHAnsi"/>
          <w:szCs w:val="28"/>
          <w:lang w:val="en-IN" w:eastAsia="en-US"/>
        </w:rPr>
        <w:t xml:space="preserve">Default name: </w:t>
      </w:r>
    </w:p>
    <w:p w14:paraId="0F67FDF5" w14:textId="78B4C212" w:rsidR="002611CA" w:rsidRDefault="00AD66CA" w:rsidP="00687332">
      <w:pPr>
        <w:pStyle w:val="aa"/>
        <w:ind w:left="360" w:firstLine="360"/>
        <w:rPr>
          <w:rFonts w:cstheme="minorHAnsi"/>
          <w:i/>
          <w:iCs/>
          <w:color w:val="4472C4" w:themeColor="accent1"/>
          <w:szCs w:val="28"/>
        </w:rPr>
      </w:pPr>
      <w:proofErr w:type="spellStart"/>
      <w:r w:rsidRPr="00AD66CA">
        <w:rPr>
          <w:rFonts w:cstheme="minorHAnsi"/>
          <w:i/>
          <w:iCs/>
          <w:color w:val="4472C4" w:themeColor="accent1"/>
          <w:szCs w:val="28"/>
        </w:rPr>
        <w:t>mgmt_subnet_steps</w:t>
      </w:r>
      <w:proofErr w:type="spellEnd"/>
    </w:p>
    <w:p w14:paraId="7D12CA54" w14:textId="2034228D" w:rsidR="002611CA" w:rsidRDefault="00AD66CA" w:rsidP="00687332">
      <w:pPr>
        <w:pStyle w:val="aa"/>
        <w:ind w:left="360" w:firstLine="360"/>
        <w:rPr>
          <w:rFonts w:cstheme="minorHAnsi"/>
          <w:i/>
          <w:iCs/>
          <w:color w:val="4472C4" w:themeColor="accent1"/>
          <w:szCs w:val="28"/>
        </w:rPr>
      </w:pPr>
      <w:r w:rsidRPr="00AD66CA">
        <w:rPr>
          <w:rFonts w:cstheme="minorHAnsi"/>
          <w:i/>
          <w:iCs/>
          <w:color w:val="4472C4" w:themeColor="accent1"/>
          <w:szCs w:val="28"/>
        </w:rPr>
        <w:t>data1_subnet_steps</w:t>
      </w:r>
    </w:p>
    <w:p w14:paraId="0E9BF08D" w14:textId="3D3C6783" w:rsidR="002611CA" w:rsidRPr="002611CA" w:rsidRDefault="00AD66CA" w:rsidP="00687332">
      <w:pPr>
        <w:pStyle w:val="aa"/>
        <w:ind w:left="360" w:firstLine="360"/>
        <w:rPr>
          <w:rFonts w:cstheme="minorHAnsi"/>
          <w:i/>
          <w:iCs/>
          <w:color w:val="4472C4" w:themeColor="accent1"/>
          <w:szCs w:val="28"/>
        </w:rPr>
      </w:pPr>
      <w:r w:rsidRPr="00AD66CA">
        <w:rPr>
          <w:rFonts w:cstheme="minorHAnsi"/>
          <w:i/>
          <w:iCs/>
          <w:color w:val="4472C4" w:themeColor="accent1"/>
          <w:szCs w:val="28"/>
        </w:rPr>
        <w:t>data</w:t>
      </w:r>
      <w:r>
        <w:rPr>
          <w:rFonts w:cstheme="minorHAnsi"/>
          <w:i/>
          <w:iCs/>
          <w:color w:val="4472C4" w:themeColor="accent1"/>
          <w:szCs w:val="28"/>
        </w:rPr>
        <w:t>2</w:t>
      </w:r>
      <w:r w:rsidRPr="00AD66CA">
        <w:rPr>
          <w:rFonts w:cstheme="minorHAnsi"/>
          <w:i/>
          <w:iCs/>
          <w:color w:val="4472C4" w:themeColor="accent1"/>
          <w:szCs w:val="28"/>
        </w:rPr>
        <w:t>_subnet_steps</w:t>
      </w:r>
    </w:p>
    <w:p w14:paraId="12F4389C" w14:textId="77777777" w:rsidR="006430FB" w:rsidRPr="00703B8E" w:rsidRDefault="006430FB" w:rsidP="003C284B">
      <w:pPr>
        <w:pStyle w:val="aa"/>
        <w:ind w:left="360"/>
        <w:rPr>
          <w:rFonts w:eastAsiaTheme="majorEastAsia" w:cstheme="minorHAnsi"/>
          <w:color w:val="1F3763" w:themeColor="accent1" w:themeShade="7F"/>
          <w:szCs w:val="28"/>
        </w:rPr>
      </w:pPr>
    </w:p>
    <w:p w14:paraId="3B4FC2A3" w14:textId="4B52C57C" w:rsidR="00266C3F" w:rsidRPr="00703B8E" w:rsidRDefault="007A03E6">
      <w:pPr>
        <w:pStyle w:val="aa"/>
        <w:numPr>
          <w:ilvl w:val="0"/>
          <w:numId w:val="2"/>
        </w:numPr>
        <w:ind w:left="283"/>
        <w:rPr>
          <w:rFonts w:cstheme="minorHAnsi"/>
          <w:color w:val="242424"/>
          <w:szCs w:val="28"/>
        </w:rPr>
      </w:pPr>
      <w:r w:rsidRPr="00703B8E">
        <w:rPr>
          <w:rFonts w:cstheme="minorHAnsi"/>
          <w:color w:val="242424"/>
          <w:szCs w:val="28"/>
          <w:shd w:val="clear" w:color="auto" w:fill="FFFFFF"/>
        </w:rPr>
        <w:t>Public I</w:t>
      </w:r>
      <w:r w:rsidR="00E65861" w:rsidRPr="00703B8E">
        <w:rPr>
          <w:rFonts w:cstheme="minorHAnsi"/>
          <w:color w:val="242424"/>
          <w:szCs w:val="28"/>
          <w:shd w:val="clear" w:color="auto" w:fill="FFFFFF"/>
        </w:rPr>
        <w:t>P</w:t>
      </w:r>
      <w:r w:rsidRPr="00703B8E">
        <w:rPr>
          <w:rFonts w:cstheme="minorHAnsi"/>
          <w:color w:val="242424"/>
          <w:szCs w:val="28"/>
          <w:shd w:val="clear" w:color="auto" w:fill="FFFFFF"/>
        </w:rPr>
        <w:t xml:space="preserve"> address.</w:t>
      </w:r>
    </w:p>
    <w:p w14:paraId="5B329168" w14:textId="43CD695C" w:rsidR="00AD66CA" w:rsidRPr="00BD7D99" w:rsidRDefault="00AD66CA" w:rsidP="00AD66CA">
      <w:pPr>
        <w:ind w:left="283"/>
      </w:pPr>
      <w:r w:rsidRPr="00BD7D99">
        <w:t xml:space="preserve">Each A10 device is assigned a public </w:t>
      </w:r>
      <w:r>
        <w:t>IP</w:t>
      </w:r>
      <w:r w:rsidRPr="00BD7D99">
        <w:t xml:space="preserve"> address for the management interface and </w:t>
      </w:r>
      <w:r>
        <w:t>a secondary IP configuration for data interface on c</w:t>
      </w:r>
      <w:r w:rsidRPr="00BD7D99">
        <w:t>lient side</w:t>
      </w:r>
      <w:r>
        <w:t xml:space="preserve">. The public IP address for secondary IP configuration is used in </w:t>
      </w:r>
      <w:proofErr w:type="spellStart"/>
      <w:r>
        <w:t>gslb</w:t>
      </w:r>
      <w:proofErr w:type="spellEnd"/>
      <w:r>
        <w:t xml:space="preserve"> config by controller.</w:t>
      </w:r>
    </w:p>
    <w:p w14:paraId="3E01307A" w14:textId="19867ABD" w:rsidR="00AD66CA" w:rsidRPr="00BD7D99" w:rsidRDefault="00AD66CA" w:rsidP="00AD66CA">
      <w:pPr>
        <w:ind w:left="283"/>
      </w:pPr>
      <w:r w:rsidRPr="00BD7D99">
        <w:t xml:space="preserve">Each Real server (Linux) has a public </w:t>
      </w:r>
      <w:r>
        <w:t>IP</w:t>
      </w:r>
      <w:r w:rsidRPr="00BD7D99">
        <w:t xml:space="preserve"> address assigned to the management interface</w:t>
      </w:r>
    </w:p>
    <w:p w14:paraId="4EAD8F29" w14:textId="234334F4" w:rsidR="00AD66CA" w:rsidRDefault="00AD66CA" w:rsidP="00AD66CA">
      <w:pPr>
        <w:ind w:firstLine="283"/>
      </w:pPr>
      <w:r w:rsidRPr="00BD7D99">
        <w:t xml:space="preserve">The public </w:t>
      </w:r>
      <w:proofErr w:type="spellStart"/>
      <w:r w:rsidRPr="00BD7D99">
        <w:t>ip</w:t>
      </w:r>
      <w:proofErr w:type="spellEnd"/>
      <w:r w:rsidRPr="00BD7D99">
        <w:t xml:space="preserve"> addresses are dynamic</w:t>
      </w:r>
    </w:p>
    <w:p w14:paraId="64533141" w14:textId="77777777" w:rsidR="00AD66CA" w:rsidRPr="00BD7D99" w:rsidRDefault="00AD66CA" w:rsidP="00AD66CA">
      <w:pPr>
        <w:ind w:firstLine="283"/>
      </w:pPr>
    </w:p>
    <w:p w14:paraId="2B20C570" w14:textId="1A03DACD" w:rsidR="00AD66CA" w:rsidRPr="00703B8E" w:rsidRDefault="00AD66CA">
      <w:pPr>
        <w:pStyle w:val="aa"/>
        <w:numPr>
          <w:ilvl w:val="0"/>
          <w:numId w:val="2"/>
        </w:numPr>
        <w:ind w:left="283"/>
        <w:rPr>
          <w:rFonts w:cstheme="minorHAnsi"/>
          <w:color w:val="242424"/>
          <w:szCs w:val="28"/>
        </w:rPr>
      </w:pPr>
      <w:r w:rsidRPr="00703B8E">
        <w:rPr>
          <w:rFonts w:cstheme="minorHAnsi"/>
          <w:color w:val="242424"/>
          <w:szCs w:val="28"/>
          <w:shd w:val="clear" w:color="auto" w:fill="FFFFFF"/>
        </w:rPr>
        <w:t>Private IP address.</w:t>
      </w:r>
    </w:p>
    <w:p w14:paraId="2DDC32C8" w14:textId="793D7C1C" w:rsidR="00AD66CA" w:rsidRPr="00BD7D99" w:rsidRDefault="00AD66CA" w:rsidP="00AD66CA">
      <w:pPr>
        <w:ind w:left="283"/>
      </w:pPr>
      <w:r w:rsidRPr="00BD7D99">
        <w:t xml:space="preserve">Each A10 device has a private </w:t>
      </w:r>
      <w:r w:rsidR="003F4E63">
        <w:t>IP</w:t>
      </w:r>
      <w:r w:rsidRPr="00BD7D99">
        <w:t xml:space="preserve"> address for the management, primary</w:t>
      </w:r>
      <w:r>
        <w:t xml:space="preserve"> </w:t>
      </w:r>
      <w:r w:rsidR="003F4E63">
        <w:t>IP</w:t>
      </w:r>
      <w:r>
        <w:t xml:space="preserve"> configuration and secondary</w:t>
      </w:r>
      <w:r w:rsidRPr="00BD7D99">
        <w:t xml:space="preserve"> </w:t>
      </w:r>
      <w:r w:rsidR="003F4E63">
        <w:t>IP</w:t>
      </w:r>
      <w:r>
        <w:t xml:space="preserve"> configuration for </w:t>
      </w:r>
      <w:r w:rsidRPr="00BD7D99">
        <w:t>client side</w:t>
      </w:r>
      <w:r>
        <w:t xml:space="preserve"> </w:t>
      </w:r>
      <w:r w:rsidRPr="00BD7D99">
        <w:t>data interface</w:t>
      </w:r>
      <w:r>
        <w:t>,</w:t>
      </w:r>
      <w:r w:rsidRPr="00BD7D99">
        <w:t xml:space="preserve"> server</w:t>
      </w:r>
      <w:r>
        <w:t xml:space="preserve"> </w:t>
      </w:r>
      <w:r w:rsidRPr="00BD7D99">
        <w:t>side</w:t>
      </w:r>
      <w:r>
        <w:t xml:space="preserve"> data interface</w:t>
      </w:r>
      <w:r w:rsidRPr="00BD7D99">
        <w:t>.</w:t>
      </w:r>
      <w:r>
        <w:t xml:space="preserve"> The secondary </w:t>
      </w:r>
      <w:r w:rsidR="003F4E63">
        <w:t>IP</w:t>
      </w:r>
      <w:r>
        <w:t xml:space="preserve"> configuration for client side data interface is used as a VIP </w:t>
      </w:r>
      <w:r w:rsidR="003F4E63">
        <w:t>IP</w:t>
      </w:r>
      <w:r>
        <w:t xml:space="preserve"> address in SLB/GSLB configuration</w:t>
      </w:r>
      <w:r w:rsidR="003F4E63">
        <w:t>.</w:t>
      </w:r>
    </w:p>
    <w:p w14:paraId="7394F0A7" w14:textId="7042BB45" w:rsidR="00AD66CA" w:rsidRPr="00BD7D99" w:rsidRDefault="00AD66CA" w:rsidP="003F4E63">
      <w:pPr>
        <w:ind w:left="283"/>
      </w:pPr>
      <w:r w:rsidRPr="00BD7D99">
        <w:lastRenderedPageBreak/>
        <w:t xml:space="preserve">Each Real Server (Linux) has a private </w:t>
      </w:r>
      <w:r w:rsidR="003F4E63">
        <w:t>IP</w:t>
      </w:r>
      <w:r w:rsidRPr="00BD7D99">
        <w:t xml:space="preserve"> address assigned to the data interface</w:t>
      </w:r>
      <w:r w:rsidR="003F4E63">
        <w:t>.</w:t>
      </w:r>
    </w:p>
    <w:p w14:paraId="33E13A3E" w14:textId="3A9BB90F" w:rsidR="00AD66CA" w:rsidRPr="00BD7D99" w:rsidRDefault="00AD66CA" w:rsidP="003F4E63">
      <w:pPr>
        <w:ind w:left="283"/>
      </w:pPr>
      <w:r w:rsidRPr="00BD7D99">
        <w:t xml:space="preserve">The Private </w:t>
      </w:r>
      <w:r w:rsidR="003F4E63">
        <w:t>IP</w:t>
      </w:r>
      <w:r w:rsidRPr="00BD7D99">
        <w:t xml:space="preserve"> addresses are static. Subnet changes for private </w:t>
      </w:r>
      <w:r w:rsidR="003F4E63">
        <w:t>IP</w:t>
      </w:r>
      <w:r w:rsidRPr="00BD7D99">
        <w:t xml:space="preserve"> address </w:t>
      </w:r>
      <w:r>
        <w:t>need to be</w:t>
      </w:r>
      <w:r w:rsidRPr="00BD7D99">
        <w:t xml:space="preserve"> made in the parameter file</w:t>
      </w:r>
      <w:r w:rsidR="003F4E63">
        <w:t>.</w:t>
      </w:r>
    </w:p>
    <w:p w14:paraId="4D261278" w14:textId="77777777" w:rsidR="006430FB" w:rsidRPr="00AD66CA" w:rsidRDefault="006430FB" w:rsidP="00AD66CA">
      <w:pPr>
        <w:rPr>
          <w:rFonts w:cstheme="minorHAnsi"/>
          <w:szCs w:val="28"/>
        </w:rPr>
      </w:pPr>
    </w:p>
    <w:p w14:paraId="3831170A" w14:textId="264B67F6" w:rsidR="0002060F" w:rsidRPr="00703B8E" w:rsidRDefault="007A03E6">
      <w:pPr>
        <w:pStyle w:val="aa"/>
        <w:numPr>
          <w:ilvl w:val="0"/>
          <w:numId w:val="2"/>
        </w:numPr>
        <w:ind w:left="283"/>
        <w:rPr>
          <w:rFonts w:cstheme="minorHAnsi"/>
          <w:color w:val="242424"/>
          <w:szCs w:val="28"/>
        </w:rPr>
      </w:pPr>
      <w:r w:rsidRPr="00703B8E">
        <w:rPr>
          <w:rFonts w:cstheme="minorHAnsi"/>
          <w:color w:val="242424"/>
          <w:szCs w:val="28"/>
          <w:shd w:val="clear" w:color="auto" w:fill="FFFFFF"/>
        </w:rPr>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05167BD0" w14:textId="12347664" w:rsidR="003F4E63" w:rsidRPr="00BD7D99" w:rsidRDefault="003F4E63" w:rsidP="003F4E63">
      <w:pPr>
        <w:ind w:left="283"/>
      </w:pPr>
      <w:r w:rsidRPr="00BD7D99">
        <w:t>For each A10 device, the management, client side</w:t>
      </w:r>
      <w:r>
        <w:t xml:space="preserve"> data interface and server side </w:t>
      </w:r>
      <w:r w:rsidRPr="00BD7D99">
        <w:t>data interface have NSGs assigned with Allow permissions for relevant ports</w:t>
      </w:r>
      <w:r>
        <w:t>.</w:t>
      </w:r>
    </w:p>
    <w:p w14:paraId="0BDDEFCB" w14:textId="01AEA5DC" w:rsidR="00BD0845" w:rsidRPr="003F4E63" w:rsidRDefault="003F4E63" w:rsidP="003F4E63">
      <w:pPr>
        <w:ind w:left="283"/>
        <w:rPr>
          <w:rFonts w:cstheme="minorHAnsi"/>
          <w:szCs w:val="28"/>
        </w:rPr>
      </w:pPr>
      <w:r w:rsidRPr="00BD7D99">
        <w:t>For each Real Server (Linux), the management and data interfaces have NSGs with Allow permissions for relevant ports</w:t>
      </w:r>
      <w:r>
        <w:t>.</w:t>
      </w:r>
    </w:p>
    <w:p w14:paraId="7B9C1B80" w14:textId="77777777" w:rsidR="003F4E63" w:rsidRPr="003F4E63" w:rsidRDefault="003F4E63" w:rsidP="003F4E63">
      <w:pPr>
        <w:ind w:left="283"/>
        <w:rPr>
          <w:rFonts w:cstheme="minorHAnsi"/>
          <w:szCs w:val="28"/>
        </w:rPr>
      </w:pPr>
    </w:p>
    <w:p w14:paraId="52A35058" w14:textId="374D4B72" w:rsidR="005040FF" w:rsidRPr="00703B8E" w:rsidRDefault="003F4E63">
      <w:pPr>
        <w:pStyle w:val="aa"/>
        <w:numPr>
          <w:ilvl w:val="0"/>
          <w:numId w:val="2"/>
        </w:numPr>
        <w:ind w:left="283"/>
        <w:rPr>
          <w:rFonts w:cstheme="minorHAnsi"/>
          <w:color w:val="242424"/>
          <w:szCs w:val="28"/>
        </w:rPr>
      </w:pPr>
      <w:r>
        <w:rPr>
          <w:rFonts w:cstheme="minorHAnsi" w:hint="eastAsia"/>
          <w:color w:val="242424"/>
          <w:szCs w:val="28"/>
        </w:rPr>
        <w:t>R</w:t>
      </w:r>
      <w:r>
        <w:rPr>
          <w:rFonts w:cstheme="minorHAnsi"/>
          <w:color w:val="242424"/>
          <w:szCs w:val="28"/>
        </w:rPr>
        <w:t>egions.</w:t>
      </w:r>
    </w:p>
    <w:p w14:paraId="6C6391FE" w14:textId="3B6AD602" w:rsidR="003F4E63" w:rsidRPr="00BD7D99" w:rsidRDefault="003F4E63" w:rsidP="003D34A5">
      <w:pPr>
        <w:ind w:left="283"/>
      </w:pPr>
      <w:r w:rsidRPr="00BD7D99">
        <w:t>The 2 regions are user configurable and can be changed in the parameter file</w:t>
      </w:r>
      <w:r w:rsidR="003D34A5">
        <w:t xml:space="preserve"> </w:t>
      </w:r>
      <w:proofErr w:type="spellStart"/>
      <w:r w:rsidR="003D34A5" w:rsidRPr="003D34A5">
        <w:t>ARM_TMPL_GSLB_PARAM.json</w:t>
      </w:r>
      <w:proofErr w:type="spellEnd"/>
      <w:r w:rsidRPr="00BD7D99">
        <w:t xml:space="preserve">. By default, </w:t>
      </w:r>
      <w:proofErr w:type="spellStart"/>
      <w:r w:rsidRPr="00BD7D99">
        <w:t>eastus</w:t>
      </w:r>
      <w:proofErr w:type="spellEnd"/>
      <w:r w:rsidRPr="00BD7D99">
        <w:t xml:space="preserve"> and eastus2 are used</w:t>
      </w:r>
      <w:r w:rsidR="003D34A5">
        <w:t>.</w:t>
      </w:r>
    </w:p>
    <w:p w14:paraId="4ED43C2D" w14:textId="66693001" w:rsidR="00DF0B33" w:rsidRPr="003D34A5" w:rsidRDefault="00DF0B33" w:rsidP="003D34A5">
      <w:pPr>
        <w:rPr>
          <w:rFonts w:cstheme="minorHAnsi"/>
          <w:szCs w:val="28"/>
        </w:rPr>
      </w:pPr>
    </w:p>
    <w:p w14:paraId="7AB8CC69" w14:textId="53BB03A2" w:rsidR="006D7DDB" w:rsidRDefault="006D7DDB" w:rsidP="006D7DDB">
      <w:pPr>
        <w:pStyle w:val="1"/>
      </w:pPr>
      <w:bookmarkStart w:id="14" w:name="_Toc111724101"/>
      <w:bookmarkStart w:id="15" w:name="_Toc112852322"/>
      <w:bookmarkEnd w:id="1"/>
      <w:bookmarkEnd w:id="0"/>
      <w:r>
        <w:t>Pre</w:t>
      </w:r>
      <w:r w:rsidR="00396A32">
        <w:t>-</w:t>
      </w:r>
      <w:r>
        <w:t>requisites</w:t>
      </w:r>
      <w:bookmarkEnd w:id="14"/>
      <w:bookmarkEnd w:id="15"/>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aa"/>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aa"/>
        <w:rPr>
          <w:szCs w:val="28"/>
        </w:rPr>
      </w:pPr>
      <w:r w:rsidRPr="0074658B">
        <w:rPr>
          <w:szCs w:val="28"/>
        </w:rPr>
        <w:t xml:space="preserve">Azure Portal—A web console to create and monitor Azure resources. For more information, refer to </w:t>
      </w:r>
      <w:hyperlink r:id="rId33" w:history="1">
        <w:r w:rsidRPr="00BC3A82">
          <w:rPr>
            <w:rStyle w:val="a9"/>
            <w:szCs w:val="28"/>
          </w:rPr>
          <w:t>https://azure.microsoft.com/en-in/features/azure-portal/</w:t>
        </w:r>
      </w:hyperlink>
    </w:p>
    <w:p w14:paraId="1E3C3548" w14:textId="4B8247E4" w:rsidR="00AA63B1" w:rsidRPr="000A6A58" w:rsidRDefault="00AA63B1">
      <w:pPr>
        <w:pStyle w:val="aa"/>
        <w:numPr>
          <w:ilvl w:val="0"/>
          <w:numId w:val="1"/>
        </w:numPr>
        <w:rPr>
          <w:szCs w:val="28"/>
        </w:rPr>
      </w:pPr>
      <w:r w:rsidRPr="000A6A58">
        <w:rPr>
          <w:szCs w:val="28"/>
        </w:rPr>
        <w:t xml:space="preserve">Azure CLI— Can also be launched from a browser within the Azure Cloud Shell or install the software on the system to start a local CLI session. For more information, refer to </w:t>
      </w:r>
      <w:hyperlink r:id="rId34" w:history="1">
        <w:r w:rsidRPr="000A6A58">
          <w:rPr>
            <w:rStyle w:val="a9"/>
            <w:szCs w:val="28"/>
          </w:rPr>
          <w:t>https://docs.microsoft.com/en-us/cli/azure/overview?view=azure-cli-latest</w:t>
        </w:r>
      </w:hyperlink>
      <w:r w:rsidRPr="000A6A58">
        <w:rPr>
          <w:szCs w:val="28"/>
        </w:rPr>
        <w:t xml:space="preserve"> </w:t>
      </w:r>
    </w:p>
    <w:p w14:paraId="600CC7DF" w14:textId="1FB431D6" w:rsidR="00446B18" w:rsidRPr="000A6A58" w:rsidRDefault="00F30C6A" w:rsidP="00446B18">
      <w:pPr>
        <w:pStyle w:val="aa"/>
        <w:rPr>
          <w:szCs w:val="28"/>
        </w:rPr>
      </w:pPr>
      <w:r w:rsidRPr="000A6A58">
        <w:rPr>
          <w:noProof/>
          <w:szCs w:val="28"/>
        </w:rPr>
        <w:drawing>
          <wp:inline distT="0" distB="0" distL="0" distR="0" wp14:anchorId="03DCA81F" wp14:editId="5FC83C0A">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aa"/>
        <w:numPr>
          <w:ilvl w:val="0"/>
          <w:numId w:val="1"/>
        </w:numPr>
        <w:rPr>
          <w:szCs w:val="28"/>
        </w:rPr>
      </w:pPr>
      <w:r w:rsidRPr="000A6A58">
        <w:rPr>
          <w:szCs w:val="28"/>
        </w:rPr>
        <w:lastRenderedPageBreak/>
        <w:t>Windows PowerShell 7.0.6 LTS or 7.1.3, 7.2.2 or any higher. Recommended 7.2.2.</w:t>
      </w:r>
    </w:p>
    <w:p w14:paraId="0171004A" w14:textId="77777777" w:rsidR="0021335B" w:rsidRPr="000A6A58" w:rsidRDefault="00000000" w:rsidP="006D7DDB">
      <w:pPr>
        <w:pStyle w:val="aa"/>
        <w:rPr>
          <w:szCs w:val="28"/>
        </w:rPr>
      </w:pPr>
      <w:hyperlink r:id="rId36" w:history="1">
        <w:r w:rsidR="0021335B" w:rsidRPr="000A6A58">
          <w:rPr>
            <w:rStyle w:val="a9"/>
            <w:szCs w:val="28"/>
          </w:rPr>
          <w:t>Installing PowerShell on Windows - PowerShell | Microsoft Docs</w:t>
        </w:r>
      </w:hyperlink>
    </w:p>
    <w:p w14:paraId="060272E1" w14:textId="2148A91A" w:rsidR="00F31354" w:rsidRPr="000A6A58" w:rsidRDefault="00F31354" w:rsidP="006D7DDB">
      <w:pPr>
        <w:pStyle w:val="aa"/>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7" w:history="1">
        <w:r w:rsidRPr="000A6A58">
          <w:rPr>
            <w:rStyle w:val="a9"/>
            <w:szCs w:val="28"/>
          </w:rPr>
          <w:t>https://docs.microsoft.com/en-us/powershell/</w:t>
        </w:r>
      </w:hyperlink>
      <w:r w:rsidRPr="000A6A58">
        <w:rPr>
          <w:szCs w:val="28"/>
        </w:rPr>
        <w:t xml:space="preserve"> </w:t>
      </w:r>
    </w:p>
    <w:p w14:paraId="270336FD" w14:textId="1C146454" w:rsidR="00FD6317" w:rsidRDefault="00244448" w:rsidP="001777DC">
      <w:pPr>
        <w:pStyle w:val="aa"/>
        <w:rPr>
          <w:color w:val="0563C1" w:themeColor="hyperlink"/>
          <w:szCs w:val="28"/>
          <w:u w:val="single"/>
        </w:rPr>
      </w:pPr>
      <w:r w:rsidRPr="000A6A58">
        <w:rPr>
          <w:noProof/>
          <w:color w:val="0563C1" w:themeColor="hyperlink"/>
          <w:szCs w:val="28"/>
          <w:u w:val="single"/>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77299682" w:rsidR="003E560F" w:rsidRDefault="003E560F" w:rsidP="001777DC">
      <w:pPr>
        <w:pStyle w:val="aa"/>
        <w:rPr>
          <w:color w:val="0563C1" w:themeColor="hyperlink"/>
          <w:szCs w:val="28"/>
          <w:u w:val="single"/>
        </w:rPr>
      </w:pPr>
      <w:r>
        <w:rPr>
          <w:noProof/>
        </w:rPr>
        <w:drawing>
          <wp:inline distT="0" distB="0" distL="0" distR="0" wp14:anchorId="117FEC18" wp14:editId="50293CFD">
            <wp:extent cx="5731510" cy="3175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500"/>
                    </a:xfrm>
                    <a:prstGeom prst="rect">
                      <a:avLst/>
                    </a:prstGeom>
                  </pic:spPr>
                </pic:pic>
              </a:graphicData>
            </a:graphic>
          </wp:inline>
        </w:drawing>
      </w:r>
    </w:p>
    <w:p w14:paraId="7E0819D2" w14:textId="77777777" w:rsidR="003E560F" w:rsidRPr="000A6A58" w:rsidRDefault="003E560F" w:rsidP="001777DC">
      <w:pPr>
        <w:pStyle w:val="aa"/>
        <w:rPr>
          <w:color w:val="0563C1" w:themeColor="hyperlink"/>
          <w:szCs w:val="28"/>
          <w:u w:val="single"/>
        </w:rPr>
      </w:pPr>
    </w:p>
    <w:p w14:paraId="7B09AFED" w14:textId="11CA3A6A" w:rsidR="006D7DDB" w:rsidRPr="000A6A58" w:rsidRDefault="006D7DDB">
      <w:pPr>
        <w:pStyle w:val="aa"/>
        <w:numPr>
          <w:ilvl w:val="0"/>
          <w:numId w:val="1"/>
        </w:numPr>
        <w:rPr>
          <w:szCs w:val="28"/>
        </w:rPr>
      </w:pPr>
      <w:r w:rsidRPr="000A6A58">
        <w:rPr>
          <w:szCs w:val="28"/>
        </w:rPr>
        <w:t>Policy Setting</w:t>
      </w:r>
      <w:r w:rsidR="0091024E" w:rsidRPr="000A6A58">
        <w:rPr>
          <w:szCs w:val="28"/>
        </w:rPr>
        <w:t xml:space="preserve"> in </w:t>
      </w:r>
      <w:proofErr w:type="spellStart"/>
      <w:r w:rsidR="0091024E" w:rsidRPr="000A6A58">
        <w:rPr>
          <w:szCs w:val="28"/>
        </w:rPr>
        <w:t>powershell</w:t>
      </w:r>
      <w:proofErr w:type="spellEnd"/>
      <w:r w:rsidRPr="000A6A58">
        <w:rPr>
          <w:szCs w:val="28"/>
        </w:rPr>
        <w:t>.</w:t>
      </w:r>
    </w:p>
    <w:p w14:paraId="6E0A6D2B" w14:textId="04BEBF03" w:rsidR="002E4716" w:rsidRPr="000A6A58" w:rsidRDefault="006D7DDB" w:rsidP="006D7DDB">
      <w:pPr>
        <w:pStyle w:val="aa"/>
        <w:rPr>
          <w:szCs w:val="28"/>
        </w:rPr>
      </w:pPr>
      <w:r w:rsidRPr="000A6A58">
        <w:rPr>
          <w:szCs w:val="28"/>
        </w:rPr>
        <w:t xml:space="preserve">Set execution policy to Unrestricted: </w:t>
      </w:r>
      <w:r w:rsidR="003A258F" w:rsidRPr="000A6A58">
        <w:rPr>
          <w:szCs w:val="28"/>
        </w:rPr>
        <w:t>“</w:t>
      </w:r>
      <w:r w:rsidR="002E4716" w:rsidRPr="000A6A58">
        <w:rPr>
          <w:szCs w:val="28"/>
        </w:rPr>
        <w:t>Set-</w:t>
      </w:r>
      <w:proofErr w:type="spellStart"/>
      <w:r w:rsidR="002E4716" w:rsidRPr="000A6A58">
        <w:rPr>
          <w:szCs w:val="28"/>
        </w:rPr>
        <w:t>ExecutionPolicy</w:t>
      </w:r>
      <w:proofErr w:type="spellEnd"/>
      <w:r w:rsidR="002E4716" w:rsidRPr="000A6A58">
        <w:rPr>
          <w:szCs w:val="28"/>
        </w:rPr>
        <w:t xml:space="preserve"> -Scope Process -</w:t>
      </w:r>
      <w:proofErr w:type="spellStart"/>
      <w:r w:rsidR="002E4716" w:rsidRPr="000A6A58">
        <w:rPr>
          <w:szCs w:val="28"/>
        </w:rPr>
        <w:t>ExecutionPolicy</w:t>
      </w:r>
      <w:proofErr w:type="spellEnd"/>
      <w:r w:rsidR="002E4716" w:rsidRPr="000A6A58">
        <w:rPr>
          <w:szCs w:val="28"/>
        </w:rPr>
        <w:t xml:space="preserve"> Bypass</w:t>
      </w:r>
      <w:r w:rsidR="003A258F" w:rsidRPr="000A6A58">
        <w:rPr>
          <w:szCs w:val="28"/>
        </w:rPr>
        <w:t>”</w:t>
      </w:r>
    </w:p>
    <w:p w14:paraId="6FA012DA" w14:textId="73BF5785" w:rsidR="00B07C68" w:rsidRPr="000A6A58" w:rsidRDefault="00B07C68" w:rsidP="006D7DDB">
      <w:pPr>
        <w:pStyle w:val="aa"/>
        <w:rPr>
          <w:szCs w:val="28"/>
        </w:rPr>
      </w:pPr>
      <w:r w:rsidRPr="000A6A58">
        <w:rPr>
          <w:noProof/>
          <w:szCs w:val="28"/>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1BF5E2BB" w14:textId="7A748C57" w:rsidR="00155B17" w:rsidRPr="000A6A58" w:rsidRDefault="00155B17">
      <w:pPr>
        <w:pStyle w:val="aa"/>
        <w:numPr>
          <w:ilvl w:val="0"/>
          <w:numId w:val="1"/>
        </w:numPr>
        <w:rPr>
          <w:szCs w:val="28"/>
        </w:rPr>
      </w:pPr>
      <w:r w:rsidRPr="000A6A58">
        <w:rPr>
          <w:szCs w:val="28"/>
        </w:rPr>
        <w:t>Document editor Notepad++ or Notepad or Any.</w:t>
      </w:r>
    </w:p>
    <w:p w14:paraId="6438D8C5" w14:textId="26731FED" w:rsidR="008B78E7" w:rsidRPr="000A6A58" w:rsidRDefault="00000000" w:rsidP="008B78E7">
      <w:pPr>
        <w:pStyle w:val="aa"/>
        <w:rPr>
          <w:szCs w:val="28"/>
        </w:rPr>
      </w:pPr>
      <w:hyperlink r:id="rId41" w:history="1">
        <w:r w:rsidR="008B78E7" w:rsidRPr="000A6A58">
          <w:rPr>
            <w:rStyle w:val="a9"/>
            <w:szCs w:val="28"/>
          </w:rPr>
          <w:t>Downloads | Notepad++ (notepad-plus-plus.org)</w:t>
        </w:r>
      </w:hyperlink>
    </w:p>
    <w:p w14:paraId="2F1F81BE" w14:textId="53F1E733" w:rsidR="00B7381B" w:rsidRPr="00437480" w:rsidRDefault="00B7381B" w:rsidP="00437480">
      <w:pPr>
        <w:rPr>
          <w:szCs w:val="28"/>
        </w:rPr>
      </w:pPr>
    </w:p>
    <w:p w14:paraId="3E6C201D" w14:textId="4FE5BD8B" w:rsidR="00A248F5" w:rsidRDefault="00782347" w:rsidP="00C60579">
      <w:pPr>
        <w:pStyle w:val="1"/>
      </w:pPr>
      <w:bookmarkStart w:id="16" w:name="_Toc112852323"/>
      <w:r>
        <w:t>Install</w:t>
      </w:r>
      <w:r w:rsidR="009F2898">
        <w:t xml:space="preserve"> GSLB </w:t>
      </w:r>
      <w:r>
        <w:t>on Microsoft Azure</w:t>
      </w:r>
      <w:bookmarkEnd w:id="16"/>
    </w:p>
    <w:p w14:paraId="68294963" w14:textId="4550F6FF" w:rsidR="00FC3457" w:rsidRPr="00AC0B10" w:rsidRDefault="00AC0B10" w:rsidP="002B28EB">
      <w:pPr>
        <w:pStyle w:val="2"/>
        <w:rPr>
          <w:sz w:val="30"/>
          <w:szCs w:val="30"/>
        </w:rPr>
      </w:pPr>
      <w:bookmarkStart w:id="17" w:name="_Toc112852324"/>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proofErr w:type="spellStart"/>
      <w:r w:rsidR="00BD76F8" w:rsidRPr="00AC0B10">
        <w:rPr>
          <w:sz w:val="30"/>
          <w:szCs w:val="30"/>
        </w:rPr>
        <w:t>vThunder</w:t>
      </w:r>
      <w:proofErr w:type="spellEnd"/>
      <w:r w:rsidR="00BD76F8" w:rsidRPr="00AC0B10">
        <w:rPr>
          <w:sz w:val="30"/>
          <w:szCs w:val="30"/>
        </w:rPr>
        <w:t xml:space="preserve"> Installation &amp; Basic </w:t>
      </w:r>
      <w:r w:rsidR="002B28EB" w:rsidRPr="00AC0B10">
        <w:rPr>
          <w:sz w:val="30"/>
          <w:szCs w:val="30"/>
        </w:rPr>
        <w:t>Setup</w:t>
      </w:r>
      <w:r w:rsidR="00E5136B">
        <w:rPr>
          <w:sz w:val="30"/>
          <w:szCs w:val="30"/>
        </w:rPr>
        <w:t>.</w:t>
      </w:r>
      <w:bookmarkEnd w:id="17"/>
    </w:p>
    <w:p w14:paraId="5A273957" w14:textId="051812D9" w:rsidR="00065970" w:rsidRPr="005E0DE7" w:rsidRDefault="00893B89" w:rsidP="004E4550">
      <w:pPr>
        <w:pStyle w:val="3"/>
        <w:rPr>
          <w:color w:val="auto"/>
          <w:sz w:val="28"/>
          <w:szCs w:val="28"/>
        </w:rPr>
      </w:pPr>
      <w:bookmarkStart w:id="18" w:name="_Toc112852325"/>
      <w:r>
        <w:rPr>
          <w:color w:val="auto"/>
          <w:sz w:val="28"/>
          <w:szCs w:val="28"/>
        </w:rPr>
        <w:t>Configure</w:t>
      </w:r>
      <w:bookmarkEnd w:id="18"/>
    </w:p>
    <w:p w14:paraId="5888E794" w14:textId="37CA724E" w:rsidR="00BB7C79" w:rsidRPr="002329DB" w:rsidRDefault="00351F63" w:rsidP="002329DB">
      <w:pPr>
        <w:rPr>
          <w:szCs w:val="28"/>
        </w:rPr>
      </w:pPr>
      <w:r w:rsidRPr="002329DB">
        <w:rPr>
          <w:szCs w:val="28"/>
        </w:rPr>
        <w:t xml:space="preserve">Refer </w:t>
      </w:r>
      <w:proofErr w:type="spellStart"/>
      <w:r w:rsidR="00287BD9" w:rsidRPr="00287BD9">
        <w:rPr>
          <w:szCs w:val="28"/>
        </w:rPr>
        <w:t>ARM_TMPL_GSLB_PARAM.json</w:t>
      </w:r>
      <w:proofErr w:type="spellEnd"/>
      <w:r w:rsidR="00287BD9">
        <w:rPr>
          <w:szCs w:val="28"/>
        </w:rPr>
        <w:t xml:space="preserve"> </w:t>
      </w:r>
      <w:r w:rsidRPr="002329DB">
        <w:rPr>
          <w:szCs w:val="28"/>
        </w:rPr>
        <w:t>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proofErr w:type="spellStart"/>
      <w:r w:rsidR="00CE557B" w:rsidRPr="00D93904">
        <w:rPr>
          <w:b/>
          <w:bCs/>
          <w:szCs w:val="28"/>
          <w:u w:val="single"/>
        </w:rPr>
        <w:t>vThunder</w:t>
      </w:r>
      <w:proofErr w:type="spellEnd"/>
      <w:r w:rsidR="00CE557B" w:rsidRPr="00D93904">
        <w:rPr>
          <w:b/>
          <w:bCs/>
          <w:szCs w:val="28"/>
          <w:u w:val="single"/>
        </w:rPr>
        <w:t xml:space="preserve">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lastRenderedPageBreak/>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3FA0BAA2" w:rsidR="009A39DC" w:rsidRPr="000B5FDB" w:rsidRDefault="009A39DC" w:rsidP="002329DB">
      <w:pPr>
        <w:rPr>
          <w:i/>
          <w:iCs/>
          <w:color w:val="2E74B5" w:themeColor="accent5" w:themeShade="BF"/>
          <w:szCs w:val="28"/>
        </w:rPr>
      </w:pPr>
      <w:r>
        <w:rPr>
          <w:szCs w:val="28"/>
        </w:rPr>
        <w:t xml:space="preserve">Password: </w:t>
      </w:r>
      <w:proofErr w:type="spellStart"/>
      <w:r w:rsidRPr="000B5FDB">
        <w:rPr>
          <w:i/>
          <w:iCs/>
          <w:color w:val="2E74B5" w:themeColor="accent5" w:themeShade="BF"/>
          <w:szCs w:val="28"/>
        </w:rPr>
        <w:t>vth</w:t>
      </w:r>
      <w:proofErr w:type="spellEnd"/>
      <w:r w:rsidRPr="000B5FDB">
        <w:rPr>
          <w:i/>
          <w:iCs/>
          <w:color w:val="2E74B5" w:themeColor="accent5" w:themeShade="BF"/>
          <w:szCs w:val="28"/>
        </w:rPr>
        <w:t>-Password</w:t>
      </w:r>
    </w:p>
    <w:p w14:paraId="1C64F173" w14:textId="6E1569AC" w:rsidR="00EB4799" w:rsidRDefault="00A85299" w:rsidP="005C3D24">
      <w:r>
        <w:rPr>
          <w:noProof/>
        </w:rPr>
        <w:drawing>
          <wp:inline distT="0" distB="0" distL="0" distR="0" wp14:anchorId="4CF6C2E2" wp14:editId="2812E69B">
            <wp:extent cx="2301240" cy="798617"/>
            <wp:effectExtent l="0" t="0" r="3810" b="190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7238" cy="804169"/>
                    </a:xfrm>
                    <a:prstGeom prst="rect">
                      <a:avLst/>
                    </a:prstGeom>
                    <a:noFill/>
                    <a:ln>
                      <a:noFill/>
                    </a:ln>
                  </pic:spPr>
                </pic:pic>
              </a:graphicData>
            </a:graphic>
          </wp:inline>
        </w:drawing>
      </w:r>
    </w:p>
    <w:p w14:paraId="158330E3" w14:textId="3DFB3118" w:rsidR="00B475BA" w:rsidRPr="002329DB" w:rsidRDefault="00B475BA" w:rsidP="002329DB">
      <w:pPr>
        <w:rPr>
          <w:rFonts w:cstheme="minorHAnsi"/>
          <w:szCs w:val="28"/>
        </w:rPr>
      </w:pPr>
    </w:p>
    <w:p w14:paraId="58A6C39B" w14:textId="40D2E375" w:rsidR="008B150E" w:rsidRPr="004C6531" w:rsidRDefault="008B150E" w:rsidP="002329DB">
      <w:pPr>
        <w:rPr>
          <w:rFonts w:cstheme="minorHAnsi"/>
          <w:b/>
          <w:bCs/>
          <w:szCs w:val="28"/>
          <w:u w:val="single"/>
        </w:rPr>
      </w:pPr>
      <w:r w:rsidRPr="004C6531">
        <w:rPr>
          <w:rFonts w:cstheme="minorHAnsi"/>
          <w:b/>
          <w:bCs/>
          <w:szCs w:val="28"/>
          <w:u w:val="single"/>
        </w:rPr>
        <w:t>VM Name</w:t>
      </w:r>
    </w:p>
    <w:p w14:paraId="10AAEB13" w14:textId="458FE1C1" w:rsidR="008B150E" w:rsidRPr="002329DB" w:rsidRDefault="008B150E" w:rsidP="002329DB">
      <w:pPr>
        <w:rPr>
          <w:rFonts w:cstheme="minorHAnsi"/>
          <w:szCs w:val="28"/>
        </w:rPr>
      </w:pPr>
      <w:r w:rsidRPr="002329DB">
        <w:rPr>
          <w:rFonts w:cstheme="minorHAnsi"/>
          <w:szCs w:val="28"/>
        </w:rPr>
        <w:t xml:space="preserve">Default </w:t>
      </w:r>
      <w:proofErr w:type="spellStart"/>
      <w:r w:rsidR="00E97F2A">
        <w:rPr>
          <w:rFonts w:cstheme="minorHAnsi"/>
          <w:szCs w:val="28"/>
        </w:rPr>
        <w:t>v</w:t>
      </w:r>
      <w:r w:rsidR="00CF2042">
        <w:rPr>
          <w:rFonts w:cstheme="minorHAnsi"/>
          <w:szCs w:val="28"/>
        </w:rPr>
        <w:t>T</w:t>
      </w:r>
      <w:r w:rsidR="00E97F2A">
        <w:rPr>
          <w:rFonts w:cstheme="minorHAnsi"/>
          <w:szCs w:val="28"/>
        </w:rPr>
        <w:t>hunder</w:t>
      </w:r>
      <w:proofErr w:type="spellEnd"/>
      <w:r w:rsidR="00E97F2A">
        <w:rPr>
          <w:rFonts w:cstheme="minorHAnsi"/>
          <w:szCs w:val="28"/>
        </w:rPr>
        <w:t xml:space="preserve"> </w:t>
      </w:r>
      <w:r w:rsidRPr="002329DB">
        <w:rPr>
          <w:rFonts w:cstheme="minorHAnsi"/>
          <w:szCs w:val="28"/>
        </w:rPr>
        <w:t xml:space="preserve">VM </w:t>
      </w:r>
      <w:r w:rsidR="00413E62">
        <w:rPr>
          <w:rFonts w:cstheme="minorHAnsi"/>
          <w:szCs w:val="28"/>
        </w:rPr>
        <w:t>name</w:t>
      </w:r>
      <w:r w:rsidR="00810C44">
        <w:rPr>
          <w:rFonts w:cstheme="minorHAnsi"/>
          <w:szCs w:val="28"/>
        </w:rPr>
        <w:t xml:space="preserve"> prefix</w:t>
      </w:r>
      <w:r w:rsidR="00413E62">
        <w:rPr>
          <w:rFonts w:cstheme="minorHAnsi"/>
          <w:szCs w:val="28"/>
        </w:rPr>
        <w:t>.</w:t>
      </w:r>
    </w:p>
    <w:p w14:paraId="0AE3FB62" w14:textId="56D79606" w:rsidR="00F8120A" w:rsidRPr="002329DB" w:rsidRDefault="00CF2042" w:rsidP="002329DB">
      <w:pPr>
        <w:rPr>
          <w:rFonts w:cstheme="minorHAnsi"/>
          <w:szCs w:val="28"/>
        </w:rPr>
      </w:pPr>
      <w:r>
        <w:rPr>
          <w:rFonts w:cstheme="minorHAnsi"/>
          <w:noProof/>
          <w:szCs w:val="28"/>
        </w:rPr>
        <w:drawing>
          <wp:inline distT="0" distB="0" distL="0" distR="0" wp14:anchorId="205E1958" wp14:editId="00234154">
            <wp:extent cx="2615979" cy="5773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7518" cy="584276"/>
                    </a:xfrm>
                    <a:prstGeom prst="rect">
                      <a:avLst/>
                    </a:prstGeom>
                    <a:noFill/>
                    <a:ln>
                      <a:noFill/>
                    </a:ln>
                  </pic:spPr>
                </pic:pic>
              </a:graphicData>
            </a:graphic>
          </wp:inline>
        </w:drawing>
      </w:r>
    </w:p>
    <w:p w14:paraId="5CB5D1D1" w14:textId="77777777" w:rsidR="008B150E" w:rsidRPr="002329DB" w:rsidRDefault="008B150E" w:rsidP="002329DB">
      <w:pPr>
        <w:rPr>
          <w:rFonts w:cstheme="minorHAnsi"/>
          <w:szCs w:val="28"/>
        </w:rPr>
      </w:pPr>
    </w:p>
    <w:p w14:paraId="463F3324" w14:textId="78FB0596" w:rsidR="008B150E" w:rsidRPr="0013068F" w:rsidRDefault="00CF2042" w:rsidP="002329DB">
      <w:pPr>
        <w:rPr>
          <w:rFonts w:cstheme="minorHAnsi"/>
          <w:b/>
          <w:bCs/>
          <w:szCs w:val="28"/>
          <w:u w:val="single"/>
        </w:rPr>
      </w:pPr>
      <w:proofErr w:type="spellStart"/>
      <w:r>
        <w:rPr>
          <w:rFonts w:cstheme="minorHAnsi"/>
          <w:b/>
          <w:bCs/>
          <w:szCs w:val="28"/>
          <w:u w:val="single"/>
        </w:rPr>
        <w:t>vThunder</w:t>
      </w:r>
      <w:proofErr w:type="spellEnd"/>
      <w:r>
        <w:rPr>
          <w:rFonts w:cstheme="minorHAnsi"/>
          <w:b/>
          <w:bCs/>
          <w:szCs w:val="28"/>
          <w:u w:val="single"/>
        </w:rPr>
        <w:t xml:space="preserve"> </w:t>
      </w:r>
      <w:r w:rsidR="008B150E" w:rsidRPr="0013068F">
        <w:rPr>
          <w:rFonts w:cstheme="minorHAnsi"/>
          <w:b/>
          <w:bCs/>
          <w:szCs w:val="28"/>
          <w:u w:val="single"/>
        </w:rPr>
        <w:t>VM Size</w:t>
      </w:r>
    </w:p>
    <w:p w14:paraId="0199BB5B" w14:textId="4106E7B4" w:rsidR="008B150E" w:rsidRPr="002329DB" w:rsidRDefault="008A3D12" w:rsidP="002329DB">
      <w:pPr>
        <w:rPr>
          <w:rFonts w:cstheme="minorHAnsi"/>
          <w:szCs w:val="28"/>
        </w:rPr>
      </w:pPr>
      <w:r>
        <w:rPr>
          <w:rFonts w:cstheme="minorHAnsi"/>
          <w:szCs w:val="28"/>
        </w:rPr>
        <w:t>Default size is set as below. It can be changes as per needs</w:t>
      </w:r>
      <w:r w:rsidR="00F41A84">
        <w:rPr>
          <w:rFonts w:cstheme="minorHAnsi"/>
          <w:szCs w:val="28"/>
        </w:rPr>
        <w:t>.</w:t>
      </w:r>
      <w:r w:rsidR="009844A3">
        <w:rPr>
          <w:rFonts w:cstheme="minorHAnsi"/>
          <w:szCs w:val="28"/>
        </w:rPr>
        <w:t xml:space="preserve"> Please refer </w:t>
      </w:r>
      <w:r w:rsidR="009844A3" w:rsidRPr="009136CB">
        <w:rPr>
          <w:rFonts w:cstheme="minorHAnsi"/>
          <w:szCs w:val="28"/>
          <w:highlight w:val="lightGray"/>
        </w:rPr>
        <w:t>‘Qualified Name’</w:t>
      </w:r>
      <w:r w:rsidR="009844A3">
        <w:rPr>
          <w:rFonts w:cstheme="minorHAnsi"/>
          <w:szCs w:val="28"/>
        </w:rPr>
        <w:t xml:space="preserve"> column under </w:t>
      </w:r>
      <w:hyperlink w:anchor="_System_Requirements" w:history="1">
        <w:r w:rsidR="009844A3" w:rsidRPr="00BA1059">
          <w:rPr>
            <w:rStyle w:val="a9"/>
            <w:rFonts w:cstheme="minorHAnsi"/>
            <w:szCs w:val="28"/>
          </w:rPr>
          <w:t xml:space="preserve">supported </w:t>
        </w:r>
        <w:r w:rsidR="009844A3">
          <w:rPr>
            <w:rStyle w:val="a9"/>
            <w:rFonts w:cstheme="minorHAnsi"/>
            <w:szCs w:val="28"/>
          </w:rPr>
          <w:t xml:space="preserve">vm </w:t>
        </w:r>
        <w:r w:rsidR="009844A3" w:rsidRPr="00BA1059">
          <w:rPr>
            <w:rStyle w:val="a9"/>
            <w:rFonts w:cstheme="minorHAnsi"/>
            <w:szCs w:val="28"/>
          </w:rPr>
          <w:t>sizes</w:t>
        </w:r>
      </w:hyperlink>
      <w:r w:rsidR="009844A3">
        <w:rPr>
          <w:rFonts w:cstheme="minorHAnsi"/>
          <w:szCs w:val="28"/>
        </w:rPr>
        <w:t xml:space="preserve"> section to select any other size.</w:t>
      </w:r>
      <w:r w:rsidR="001A017D">
        <w:rPr>
          <w:rFonts w:cstheme="minorHAnsi"/>
          <w:szCs w:val="28"/>
        </w:rPr>
        <w:t xml:space="preserve"> All sizes works for this instance.</w:t>
      </w:r>
    </w:p>
    <w:p w14:paraId="5E9134BD" w14:textId="019C8FA5" w:rsidR="001A017D" w:rsidRDefault="00193D0F" w:rsidP="002329DB">
      <w:pPr>
        <w:rPr>
          <w:rFonts w:cstheme="minorHAnsi"/>
          <w:szCs w:val="28"/>
        </w:rPr>
      </w:pPr>
      <w:r>
        <w:rPr>
          <w:rFonts w:cstheme="minorHAnsi"/>
          <w:noProof/>
          <w:szCs w:val="28"/>
        </w:rPr>
        <w:drawing>
          <wp:inline distT="0" distB="0" distL="0" distR="0" wp14:anchorId="126AB7A8" wp14:editId="093CF667">
            <wp:extent cx="2782957" cy="5362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8172" cy="539163"/>
                    </a:xfrm>
                    <a:prstGeom prst="rect">
                      <a:avLst/>
                    </a:prstGeom>
                    <a:noFill/>
                    <a:ln>
                      <a:noFill/>
                    </a:ln>
                  </pic:spPr>
                </pic:pic>
              </a:graphicData>
            </a:graphic>
          </wp:inline>
        </w:drawing>
      </w:r>
    </w:p>
    <w:p w14:paraId="57D5963F" w14:textId="77777777" w:rsidR="00CF2042" w:rsidRDefault="00CF2042" w:rsidP="002329DB">
      <w:pPr>
        <w:rPr>
          <w:rFonts w:cstheme="minorHAnsi"/>
          <w:szCs w:val="28"/>
        </w:rPr>
      </w:pPr>
    </w:p>
    <w:p w14:paraId="1C1083B6" w14:textId="40F3A86D" w:rsidR="0048441E" w:rsidRPr="0095792B" w:rsidRDefault="0048441E" w:rsidP="002329DB">
      <w:pPr>
        <w:rPr>
          <w:rFonts w:cstheme="minorHAnsi"/>
          <w:b/>
          <w:bCs/>
          <w:szCs w:val="28"/>
          <w:u w:val="single"/>
        </w:rPr>
      </w:pPr>
      <w:proofErr w:type="spellStart"/>
      <w:r w:rsidRPr="0095792B">
        <w:rPr>
          <w:rFonts w:cstheme="minorHAnsi"/>
          <w:b/>
          <w:bCs/>
          <w:szCs w:val="28"/>
          <w:u w:val="single"/>
        </w:rPr>
        <w:t>vThunder</w:t>
      </w:r>
      <w:proofErr w:type="spellEnd"/>
      <w:r w:rsidRPr="0095792B">
        <w:rPr>
          <w:rFonts w:cstheme="minorHAnsi"/>
          <w:b/>
          <w:bCs/>
          <w:szCs w:val="28"/>
          <w:u w:val="single"/>
        </w:rPr>
        <w:t xml:space="preserve">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37B94B9A" w14:textId="2693D7F1" w:rsidR="006C149C" w:rsidRDefault="006C149C" w:rsidP="002329DB">
      <w:pPr>
        <w:rPr>
          <w:rFonts w:cstheme="minorHAnsi"/>
          <w:szCs w:val="28"/>
        </w:rPr>
      </w:pPr>
      <w:r>
        <w:rPr>
          <w:rFonts w:cstheme="minorHAnsi"/>
          <w:noProof/>
          <w:szCs w:val="28"/>
        </w:rPr>
        <w:drawing>
          <wp:inline distT="0" distB="0" distL="0" distR="0" wp14:anchorId="40851C20" wp14:editId="5F118E22">
            <wp:extent cx="5327374" cy="1743526"/>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275" cy="1749385"/>
                    </a:xfrm>
                    <a:prstGeom prst="rect">
                      <a:avLst/>
                    </a:prstGeom>
                    <a:noFill/>
                    <a:ln>
                      <a:noFill/>
                    </a:ln>
                  </pic:spPr>
                </pic:pic>
              </a:graphicData>
            </a:graphic>
          </wp:inline>
        </w:drawing>
      </w:r>
    </w:p>
    <w:p w14:paraId="10CFF9D1" w14:textId="77777777" w:rsidR="006C149C" w:rsidRDefault="006C149C" w:rsidP="002329DB">
      <w:pPr>
        <w:rPr>
          <w:rFonts w:cstheme="minorHAnsi"/>
          <w:szCs w:val="28"/>
        </w:rPr>
      </w:pPr>
    </w:p>
    <w:p w14:paraId="59789E0A" w14:textId="7EA6248A" w:rsidR="00CE4187" w:rsidRDefault="00CE4187" w:rsidP="002329DB">
      <w:pPr>
        <w:rPr>
          <w:rFonts w:cstheme="minorHAnsi"/>
          <w:b/>
          <w:bCs/>
          <w:szCs w:val="28"/>
          <w:u w:val="single"/>
        </w:rPr>
      </w:pPr>
      <w:r>
        <w:rPr>
          <w:rFonts w:cstheme="minorHAnsi" w:hint="eastAsia"/>
          <w:b/>
          <w:bCs/>
          <w:szCs w:val="28"/>
          <w:u w:val="single"/>
        </w:rPr>
        <w:lastRenderedPageBreak/>
        <w:t>R</w:t>
      </w:r>
      <w:r>
        <w:rPr>
          <w:rFonts w:cstheme="minorHAnsi"/>
          <w:b/>
          <w:bCs/>
          <w:szCs w:val="28"/>
          <w:u w:val="single"/>
        </w:rPr>
        <w:t>egions</w:t>
      </w:r>
    </w:p>
    <w:p w14:paraId="46D4CF26" w14:textId="58C0F020" w:rsidR="00CE4187" w:rsidRDefault="00CE4187" w:rsidP="002329DB">
      <w:pPr>
        <w:rPr>
          <w:rFonts w:cstheme="minorHAnsi"/>
          <w:b/>
          <w:bCs/>
          <w:szCs w:val="28"/>
          <w:u w:val="single"/>
        </w:rPr>
      </w:pPr>
      <w:r w:rsidRPr="00CE4187">
        <w:rPr>
          <w:rFonts w:cstheme="minorHAnsi"/>
          <w:b/>
          <w:bCs/>
          <w:noProof/>
          <w:szCs w:val="28"/>
        </w:rPr>
        <w:drawing>
          <wp:inline distT="0" distB="0" distL="0" distR="0" wp14:anchorId="59A2E008" wp14:editId="20D476B1">
            <wp:extent cx="2552369" cy="1022135"/>
            <wp:effectExtent l="0" t="0" r="635" b="698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8025" cy="1032409"/>
                    </a:xfrm>
                    <a:prstGeom prst="rect">
                      <a:avLst/>
                    </a:prstGeom>
                    <a:noFill/>
                    <a:ln>
                      <a:noFill/>
                    </a:ln>
                  </pic:spPr>
                </pic:pic>
              </a:graphicData>
            </a:graphic>
          </wp:inline>
        </w:drawing>
      </w:r>
    </w:p>
    <w:p w14:paraId="1AE47E71" w14:textId="77777777" w:rsidR="00CE4187" w:rsidRDefault="00CE4187" w:rsidP="002329DB">
      <w:pPr>
        <w:rPr>
          <w:rFonts w:cstheme="minorHAnsi"/>
          <w:b/>
          <w:bCs/>
          <w:szCs w:val="28"/>
          <w:u w:val="single"/>
        </w:rPr>
      </w:pP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5CD125C6" w14:textId="6CA222BC" w:rsidR="00C7794F" w:rsidRDefault="00C7794F" w:rsidP="002329DB">
      <w:pPr>
        <w:rPr>
          <w:rFonts w:cstheme="minorHAnsi"/>
          <w:szCs w:val="28"/>
        </w:rPr>
      </w:pPr>
      <w:r>
        <w:rPr>
          <w:rFonts w:cstheme="minorHAnsi"/>
          <w:noProof/>
          <w:szCs w:val="28"/>
        </w:rPr>
        <w:drawing>
          <wp:inline distT="0" distB="0" distL="0" distR="0" wp14:anchorId="4FE89686" wp14:editId="0E5EF9CF">
            <wp:extent cx="2934031" cy="4106059"/>
            <wp:effectExtent l="0" t="0" r="0" b="889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5711" cy="4122405"/>
                    </a:xfrm>
                    <a:prstGeom prst="rect">
                      <a:avLst/>
                    </a:prstGeom>
                    <a:noFill/>
                    <a:ln>
                      <a:noFill/>
                    </a:ln>
                  </pic:spPr>
                </pic:pic>
              </a:graphicData>
            </a:graphic>
          </wp:inline>
        </w:drawing>
      </w:r>
    </w:p>
    <w:p w14:paraId="231B6A67" w14:textId="77777777" w:rsidR="00C7794F" w:rsidRPr="002329DB" w:rsidRDefault="00C7794F" w:rsidP="002329DB">
      <w:pPr>
        <w:rPr>
          <w:rFonts w:cstheme="minorHAnsi"/>
          <w:szCs w:val="28"/>
        </w:rPr>
      </w:pP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E65C3C8" w14:textId="68A88242" w:rsidR="00C7794F" w:rsidRDefault="00C7794F" w:rsidP="002329DB">
      <w:pPr>
        <w:rPr>
          <w:rFonts w:cstheme="minorHAnsi"/>
          <w:szCs w:val="28"/>
        </w:rPr>
      </w:pPr>
      <w:r>
        <w:rPr>
          <w:rFonts w:cstheme="minorHAnsi"/>
          <w:noProof/>
          <w:szCs w:val="28"/>
        </w:rPr>
        <w:lastRenderedPageBreak/>
        <w:drawing>
          <wp:inline distT="0" distB="0" distL="0" distR="0" wp14:anchorId="52AF8448" wp14:editId="589BB62B">
            <wp:extent cx="4484536" cy="3252395"/>
            <wp:effectExtent l="0" t="0" r="0" b="5715"/>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1293" cy="3264548"/>
                    </a:xfrm>
                    <a:prstGeom prst="rect">
                      <a:avLst/>
                    </a:prstGeom>
                    <a:noFill/>
                    <a:ln>
                      <a:noFill/>
                    </a:ln>
                  </pic:spPr>
                </pic:pic>
              </a:graphicData>
            </a:graphic>
          </wp:inline>
        </w:drawing>
      </w:r>
    </w:p>
    <w:p w14:paraId="239A1ABC" w14:textId="77777777" w:rsidR="00C7794F" w:rsidRPr="002329DB" w:rsidRDefault="00C7794F" w:rsidP="002329DB">
      <w:pPr>
        <w:rPr>
          <w:rFonts w:cstheme="minorHAnsi"/>
          <w:szCs w:val="28"/>
        </w:rPr>
      </w:pP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2329DB" w:rsidRDefault="00984AB8" w:rsidP="002329DB">
      <w:pPr>
        <w:rPr>
          <w:rFonts w:cstheme="minorHAnsi"/>
          <w:szCs w:val="28"/>
        </w:rPr>
      </w:pPr>
      <w:r w:rsidRPr="002329DB">
        <w:rPr>
          <w:rFonts w:cstheme="minorHAnsi"/>
          <w:szCs w:val="28"/>
        </w:rPr>
        <w:t>If storage account is already existed, script will give the error “</w:t>
      </w:r>
      <w:r w:rsidR="00ED1E05" w:rsidRPr="002329DB">
        <w:rPr>
          <w:rFonts w:cstheme="minorHAnsi"/>
          <w:color w:val="FF0000"/>
          <w:szCs w:val="28"/>
        </w:rPr>
        <w:t>The storage account named is already taken.</w:t>
      </w:r>
      <w:r w:rsidRPr="002329DB">
        <w:rPr>
          <w:rFonts w:cstheme="minorHAnsi"/>
          <w:color w:val="FF0000"/>
          <w:szCs w:val="28"/>
        </w:rPr>
        <w:t>”</w:t>
      </w:r>
    </w:p>
    <w:p w14:paraId="547504DD" w14:textId="579011B4" w:rsidR="00F323FC" w:rsidRDefault="00323DCE" w:rsidP="00323DCE">
      <w:r>
        <w:rPr>
          <w:noProof/>
        </w:rPr>
        <w:drawing>
          <wp:inline distT="0" distB="0" distL="0" distR="0" wp14:anchorId="54A91AC5" wp14:editId="65382B84">
            <wp:extent cx="3283889" cy="1045122"/>
            <wp:effectExtent l="0" t="0" r="0" b="3175"/>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7964" cy="1052784"/>
                    </a:xfrm>
                    <a:prstGeom prst="rect">
                      <a:avLst/>
                    </a:prstGeom>
                    <a:noFill/>
                    <a:ln>
                      <a:noFill/>
                    </a:ln>
                  </pic:spPr>
                </pic:pic>
              </a:graphicData>
            </a:graphic>
          </wp:inline>
        </w:drawing>
      </w:r>
    </w:p>
    <w:p w14:paraId="4D041A4E" w14:textId="77777777" w:rsidR="00323DCE" w:rsidRPr="00323DCE" w:rsidRDefault="00323DCE" w:rsidP="00323DCE"/>
    <w:p w14:paraId="74A2ACE0" w14:textId="25181418" w:rsidR="004C3161" w:rsidRPr="00122E87" w:rsidRDefault="007F6B30" w:rsidP="00122E87">
      <w:pPr>
        <w:pStyle w:val="3"/>
        <w:rPr>
          <w:color w:val="auto"/>
          <w:sz w:val="28"/>
          <w:szCs w:val="28"/>
        </w:rPr>
      </w:pPr>
      <w:bookmarkStart w:id="19" w:name="_Toc112852326"/>
      <w:r w:rsidRPr="005E0DE7">
        <w:rPr>
          <w:color w:val="auto"/>
          <w:sz w:val="28"/>
          <w:szCs w:val="28"/>
        </w:rPr>
        <w:t>Install</w:t>
      </w:r>
      <w:bookmarkEnd w:id="19"/>
    </w:p>
    <w:p w14:paraId="018DEBF7" w14:textId="1BA3DDB6" w:rsidR="00F919BE" w:rsidRPr="000D11A6" w:rsidRDefault="00B66061" w:rsidP="00F919BE">
      <w:pPr>
        <w:rPr>
          <w:rFonts w:cstheme="minorHAnsi"/>
          <w:color w:val="242424"/>
          <w:szCs w:val="28"/>
          <w:shd w:val="clear" w:color="auto" w:fill="FFFFFF"/>
        </w:rPr>
      </w:pPr>
      <w:r>
        <w:rPr>
          <w:rFonts w:cstheme="minorHAnsi"/>
          <w:color w:val="242424"/>
          <w:szCs w:val="28"/>
          <w:shd w:val="clear" w:color="auto" w:fill="FFFFFF"/>
        </w:rPr>
        <w:t>1</w:t>
      </w:r>
      <w:r w:rsidR="00F919BE" w:rsidRPr="000D11A6">
        <w:rPr>
          <w:rFonts w:cstheme="minorHAnsi"/>
          <w:color w:val="242424"/>
          <w:szCs w:val="28"/>
          <w:shd w:val="clear" w:color="auto" w:fill="FFFFFF"/>
        </w:rPr>
        <w:t xml:space="preserve">. Open </w:t>
      </w:r>
      <w:proofErr w:type="spellStart"/>
      <w:r w:rsidR="001A275A">
        <w:rPr>
          <w:rFonts w:cstheme="minorHAnsi"/>
          <w:color w:val="242424"/>
          <w:szCs w:val="28"/>
          <w:shd w:val="clear" w:color="auto" w:fill="FFFFFF"/>
        </w:rPr>
        <w:t>P</w:t>
      </w:r>
      <w:r w:rsidR="00F919BE" w:rsidRPr="000D11A6">
        <w:rPr>
          <w:rFonts w:cstheme="minorHAnsi"/>
          <w:color w:val="242424"/>
          <w:szCs w:val="28"/>
          <w:shd w:val="clear" w:color="auto" w:fill="FFFFFF"/>
        </w:rPr>
        <w:t>owershell</w:t>
      </w:r>
      <w:proofErr w:type="spellEnd"/>
      <w:r w:rsidR="00F919BE" w:rsidRPr="000D11A6">
        <w:rPr>
          <w:rFonts w:cstheme="minorHAnsi"/>
          <w:color w:val="242424"/>
          <w:szCs w:val="28"/>
          <w:shd w:val="clear" w:color="auto" w:fill="FFFFFF"/>
        </w:rPr>
        <w:t xml:space="preserve"> 7 from start menu.</w:t>
      </w:r>
    </w:p>
    <w:p w14:paraId="2F5216EA" w14:textId="4C346F04" w:rsidR="00F919BE" w:rsidRDefault="00F919BE" w:rsidP="00122E87">
      <w:pPr>
        <w:ind w:left="720"/>
        <w:rPr>
          <w:rFonts w:ascii="Segoe UI" w:hAnsi="Segoe UI" w:cs="Segoe UI"/>
          <w:color w:val="242424"/>
          <w:sz w:val="21"/>
          <w:szCs w:val="21"/>
          <w:shd w:val="clear" w:color="auto" w:fill="FFFFFF"/>
        </w:rPr>
      </w:pPr>
      <w:r>
        <w:rPr>
          <w:noProof/>
        </w:rPr>
        <w:drawing>
          <wp:inline distT="0" distB="0" distL="0" distR="0" wp14:anchorId="5E7E68FF" wp14:editId="1596FEC5">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0"/>
                    <a:stretch>
                      <a:fillRect/>
                    </a:stretch>
                  </pic:blipFill>
                  <pic:spPr>
                    <a:xfrm>
                      <a:off x="0" y="0"/>
                      <a:ext cx="1783256" cy="816911"/>
                    </a:xfrm>
                    <a:prstGeom prst="rect">
                      <a:avLst/>
                    </a:prstGeom>
                  </pic:spPr>
                </pic:pic>
              </a:graphicData>
            </a:graphic>
          </wp:inline>
        </w:drawing>
      </w:r>
    </w:p>
    <w:p w14:paraId="133A92EB" w14:textId="42C7935B" w:rsidR="00030163" w:rsidRDefault="00B66061" w:rsidP="00B66061">
      <w:pPr>
        <w:rPr>
          <w:rFonts w:cstheme="minorHAnsi"/>
          <w:color w:val="242424"/>
          <w:szCs w:val="28"/>
          <w:shd w:val="clear" w:color="auto" w:fill="FFFFFF"/>
        </w:rPr>
      </w:pPr>
      <w:r>
        <w:rPr>
          <w:rFonts w:cstheme="minorHAnsi"/>
          <w:color w:val="242424"/>
          <w:szCs w:val="28"/>
          <w:shd w:val="clear" w:color="auto" w:fill="FFFFFF"/>
        </w:rPr>
        <w:t>2</w:t>
      </w:r>
      <w:r>
        <w:rPr>
          <w:rFonts w:cstheme="minorHAnsi"/>
          <w:color w:val="242424"/>
          <w:szCs w:val="28"/>
          <w:shd w:val="clear" w:color="auto" w:fill="FFFFFF"/>
        </w:rPr>
        <w:t xml:space="preserve">. </w:t>
      </w:r>
      <w:r w:rsidR="00030163">
        <w:rPr>
          <w:rFonts w:cstheme="minorHAnsi"/>
          <w:color w:val="242424"/>
          <w:szCs w:val="28"/>
          <w:shd w:val="clear" w:color="auto" w:fill="FFFFFF"/>
        </w:rPr>
        <w:t>Do login</w:t>
      </w:r>
    </w:p>
    <w:p w14:paraId="7D6CF162" w14:textId="25CDEFD0" w:rsidR="00030163" w:rsidRPr="00030163" w:rsidRDefault="00030163" w:rsidP="00B66061">
      <w:pPr>
        <w:rPr>
          <w:rFonts w:ascii="Segoe UI" w:hAnsi="Segoe UI" w:cs="Segoe UI"/>
          <w:i/>
          <w:iCs/>
          <w:color w:val="242424"/>
          <w:sz w:val="21"/>
          <w:szCs w:val="21"/>
          <w:shd w:val="clear" w:color="auto" w:fill="FFFFFF"/>
        </w:rPr>
      </w:pPr>
      <w:r w:rsidRPr="00030163">
        <w:rPr>
          <w:rFonts w:ascii="Segoe UI" w:hAnsi="Segoe UI" w:cs="Segoe UI"/>
          <w:i/>
          <w:iCs/>
          <w:color w:val="242424"/>
          <w:sz w:val="21"/>
          <w:szCs w:val="21"/>
          <w:shd w:val="clear" w:color="auto" w:fill="FFFFFF"/>
        </w:rPr>
        <w:tab/>
      </w:r>
      <w:proofErr w:type="spellStart"/>
      <w:r w:rsidRPr="00030163">
        <w:rPr>
          <w:rFonts w:ascii="Segoe UI" w:hAnsi="Segoe UI" w:cs="Segoe UI"/>
          <w:i/>
          <w:iCs/>
          <w:color w:val="242424"/>
          <w:sz w:val="21"/>
          <w:szCs w:val="21"/>
          <w:shd w:val="clear" w:color="auto" w:fill="FFFFFF"/>
        </w:rPr>
        <w:t>az</w:t>
      </w:r>
      <w:proofErr w:type="spellEnd"/>
      <w:r w:rsidRPr="00030163">
        <w:rPr>
          <w:rFonts w:ascii="Segoe UI" w:hAnsi="Segoe UI" w:cs="Segoe UI"/>
          <w:i/>
          <w:iCs/>
          <w:color w:val="242424"/>
          <w:sz w:val="21"/>
          <w:szCs w:val="21"/>
          <w:shd w:val="clear" w:color="auto" w:fill="FFFFFF"/>
        </w:rPr>
        <w:t xml:space="preserve"> login</w:t>
      </w:r>
    </w:p>
    <w:p w14:paraId="4A983801" w14:textId="216B2DA5" w:rsidR="00B66061" w:rsidRPr="000D11A6" w:rsidRDefault="00030163" w:rsidP="00B66061">
      <w:pPr>
        <w:rPr>
          <w:rFonts w:cstheme="minorHAnsi"/>
          <w:color w:val="242424"/>
          <w:szCs w:val="28"/>
          <w:shd w:val="clear" w:color="auto" w:fill="FFFFFF"/>
        </w:rPr>
      </w:pPr>
      <w:r>
        <w:rPr>
          <w:rFonts w:cstheme="minorHAnsi"/>
          <w:color w:val="242424"/>
          <w:szCs w:val="28"/>
          <w:shd w:val="clear" w:color="auto" w:fill="FFFFFF"/>
        </w:rPr>
        <w:t xml:space="preserve">3. </w:t>
      </w:r>
      <w:r w:rsidR="00B66061" w:rsidRPr="000D11A6">
        <w:rPr>
          <w:rFonts w:cstheme="minorHAnsi"/>
          <w:color w:val="242424"/>
          <w:szCs w:val="28"/>
          <w:shd w:val="clear" w:color="auto" w:fill="FFFFFF"/>
        </w:rPr>
        <w:t>Create azure resource group manually.</w:t>
      </w:r>
    </w:p>
    <w:p w14:paraId="1293C924" w14:textId="7555700D" w:rsidR="00B66061" w:rsidRPr="001A275A" w:rsidRDefault="001A275A" w:rsidP="00B66061">
      <w:pPr>
        <w:rPr>
          <w:rFonts w:ascii="Segoe UI" w:hAnsi="Segoe UI" w:cs="Segoe UI"/>
          <w:i/>
          <w:iCs/>
          <w:color w:val="242424"/>
          <w:sz w:val="21"/>
          <w:szCs w:val="21"/>
          <w:shd w:val="clear" w:color="auto" w:fill="FFFFFF"/>
        </w:rPr>
      </w:pPr>
      <w:r>
        <w:rPr>
          <w:rFonts w:ascii="Segoe UI" w:hAnsi="Segoe UI" w:cs="Segoe UI"/>
          <w:color w:val="242424"/>
          <w:sz w:val="21"/>
          <w:szCs w:val="21"/>
          <w:shd w:val="clear" w:color="auto" w:fill="FFFFFF"/>
        </w:rPr>
        <w:lastRenderedPageBreak/>
        <w:tab/>
      </w:r>
      <w:proofErr w:type="spellStart"/>
      <w:r w:rsidRPr="001A275A">
        <w:rPr>
          <w:rFonts w:ascii="Segoe UI" w:hAnsi="Segoe UI" w:cs="Segoe UI"/>
          <w:i/>
          <w:iCs/>
          <w:color w:val="242424"/>
          <w:sz w:val="21"/>
          <w:szCs w:val="21"/>
          <w:shd w:val="clear" w:color="auto" w:fill="FFFFFF"/>
        </w:rPr>
        <w:t>az</w:t>
      </w:r>
      <w:proofErr w:type="spellEnd"/>
      <w:r w:rsidRPr="001A275A">
        <w:rPr>
          <w:rFonts w:ascii="Segoe UI" w:hAnsi="Segoe UI" w:cs="Segoe UI"/>
          <w:i/>
          <w:iCs/>
          <w:color w:val="242424"/>
          <w:sz w:val="21"/>
          <w:szCs w:val="21"/>
          <w:shd w:val="clear" w:color="auto" w:fill="FFFFFF"/>
        </w:rPr>
        <w:t xml:space="preserve"> group create --name </w:t>
      </w:r>
      <w:proofErr w:type="spellStart"/>
      <w:r w:rsidRPr="001A275A">
        <w:rPr>
          <w:rFonts w:ascii="Segoe UI" w:hAnsi="Segoe UI" w:cs="Segoe UI"/>
          <w:i/>
          <w:iCs/>
          <w:color w:val="242424"/>
          <w:sz w:val="21"/>
          <w:szCs w:val="21"/>
          <w:shd w:val="clear" w:color="auto" w:fill="FFFFFF"/>
        </w:rPr>
        <w:t>gslb</w:t>
      </w:r>
      <w:proofErr w:type="spellEnd"/>
      <w:r w:rsidRPr="001A275A">
        <w:rPr>
          <w:rFonts w:ascii="Segoe UI" w:hAnsi="Segoe UI" w:cs="Segoe UI"/>
          <w:i/>
          <w:iCs/>
          <w:color w:val="242424"/>
          <w:sz w:val="21"/>
          <w:szCs w:val="21"/>
          <w:shd w:val="clear" w:color="auto" w:fill="FFFFFF"/>
        </w:rPr>
        <w:t>-test-</w:t>
      </w:r>
      <w:proofErr w:type="spellStart"/>
      <w:r w:rsidRPr="001A275A">
        <w:rPr>
          <w:rFonts w:ascii="Segoe UI" w:hAnsi="Segoe UI" w:cs="Segoe UI"/>
          <w:i/>
          <w:iCs/>
          <w:color w:val="242424"/>
          <w:sz w:val="21"/>
          <w:szCs w:val="21"/>
          <w:shd w:val="clear" w:color="auto" w:fill="FFFFFF"/>
        </w:rPr>
        <w:t>rg</w:t>
      </w:r>
      <w:proofErr w:type="spellEnd"/>
      <w:r w:rsidRPr="001A275A">
        <w:rPr>
          <w:rFonts w:ascii="Segoe UI" w:hAnsi="Segoe UI" w:cs="Segoe UI"/>
          <w:i/>
          <w:iCs/>
          <w:color w:val="242424"/>
          <w:sz w:val="21"/>
          <w:szCs w:val="21"/>
          <w:shd w:val="clear" w:color="auto" w:fill="FFFFFF"/>
        </w:rPr>
        <w:t xml:space="preserve"> --location "South Central Us"</w:t>
      </w:r>
    </w:p>
    <w:p w14:paraId="604729B6" w14:textId="31934EC6" w:rsidR="00122E87" w:rsidRPr="000D11A6" w:rsidRDefault="00030163" w:rsidP="00227B26">
      <w:pPr>
        <w:rPr>
          <w:rFonts w:cstheme="minorHAnsi"/>
          <w:color w:val="242424"/>
          <w:szCs w:val="28"/>
          <w:shd w:val="clear" w:color="auto" w:fill="FFFFFF"/>
        </w:rPr>
      </w:pPr>
      <w:r>
        <w:rPr>
          <w:rFonts w:cstheme="minorHAnsi"/>
          <w:color w:val="242424"/>
          <w:szCs w:val="28"/>
          <w:shd w:val="clear" w:color="auto" w:fill="FFFFFF"/>
        </w:rPr>
        <w:t>4</w:t>
      </w:r>
      <w:r w:rsidR="00122E87" w:rsidRPr="000D11A6">
        <w:rPr>
          <w:rFonts w:cstheme="minorHAnsi"/>
          <w:color w:val="242424"/>
          <w:szCs w:val="28"/>
          <w:shd w:val="clear" w:color="auto" w:fill="FFFFFF"/>
        </w:rPr>
        <w:t>. Run below command</w:t>
      </w:r>
      <w:r w:rsidR="001A275A">
        <w:rPr>
          <w:rFonts w:cstheme="minorHAnsi"/>
          <w:color w:val="242424"/>
          <w:szCs w:val="28"/>
          <w:shd w:val="clear" w:color="auto" w:fill="FFFFFF"/>
        </w:rPr>
        <w:t xml:space="preserve"> to deploy the GSLB infrastructure</w:t>
      </w:r>
      <w:r w:rsidR="00F919BE" w:rsidRPr="000D11A6">
        <w:rPr>
          <w:rFonts w:cstheme="minorHAnsi"/>
          <w:color w:val="242424"/>
          <w:szCs w:val="28"/>
          <w:shd w:val="clear" w:color="auto" w:fill="FFFFFF"/>
        </w:rPr>
        <w:t>.</w:t>
      </w:r>
    </w:p>
    <w:p w14:paraId="03DC8727" w14:textId="73C4F19F" w:rsidR="006846B5" w:rsidRPr="001A275A" w:rsidRDefault="001A275A" w:rsidP="001A275A">
      <w:pPr>
        <w:ind w:left="720"/>
        <w:rPr>
          <w:rFonts w:ascii="Segoe UI" w:hAnsi="Segoe UI" w:cs="Segoe UI"/>
          <w:i/>
          <w:iCs/>
          <w:color w:val="242424"/>
          <w:sz w:val="21"/>
          <w:szCs w:val="21"/>
          <w:shd w:val="clear" w:color="auto" w:fill="FFFFFF"/>
        </w:rPr>
      </w:pPr>
      <w:proofErr w:type="spellStart"/>
      <w:r w:rsidRPr="001A275A">
        <w:rPr>
          <w:rFonts w:ascii="Segoe UI" w:hAnsi="Segoe UI" w:cs="Segoe UI"/>
          <w:i/>
          <w:iCs/>
          <w:color w:val="242424"/>
          <w:sz w:val="21"/>
          <w:szCs w:val="21"/>
          <w:shd w:val="clear" w:color="auto" w:fill="FFFFFF"/>
        </w:rPr>
        <w:t>az</w:t>
      </w:r>
      <w:proofErr w:type="spellEnd"/>
      <w:r w:rsidRPr="001A275A">
        <w:rPr>
          <w:rFonts w:ascii="Segoe UI" w:hAnsi="Segoe UI" w:cs="Segoe UI"/>
          <w:i/>
          <w:iCs/>
          <w:color w:val="242424"/>
          <w:sz w:val="21"/>
          <w:szCs w:val="21"/>
          <w:shd w:val="clear" w:color="auto" w:fill="FFFFFF"/>
        </w:rPr>
        <w:t xml:space="preserve"> deployment group create -g </w:t>
      </w:r>
      <w:proofErr w:type="spellStart"/>
      <w:r w:rsidRPr="001A275A">
        <w:rPr>
          <w:rFonts w:ascii="Segoe UI" w:hAnsi="Segoe UI" w:cs="Segoe UI"/>
          <w:i/>
          <w:iCs/>
          <w:color w:val="242424"/>
          <w:sz w:val="21"/>
          <w:szCs w:val="21"/>
          <w:shd w:val="clear" w:color="auto" w:fill="FFFFFF"/>
        </w:rPr>
        <w:t>gslb</w:t>
      </w:r>
      <w:proofErr w:type="spellEnd"/>
      <w:r w:rsidRPr="001A275A">
        <w:rPr>
          <w:rFonts w:ascii="Segoe UI" w:hAnsi="Segoe UI" w:cs="Segoe UI"/>
          <w:i/>
          <w:iCs/>
          <w:color w:val="242424"/>
          <w:sz w:val="21"/>
          <w:szCs w:val="21"/>
          <w:shd w:val="clear" w:color="auto" w:fill="FFFFFF"/>
        </w:rPr>
        <w:t>-test-</w:t>
      </w:r>
      <w:proofErr w:type="spellStart"/>
      <w:r w:rsidRPr="001A275A">
        <w:rPr>
          <w:rFonts w:ascii="Segoe UI" w:hAnsi="Segoe UI" w:cs="Segoe UI"/>
          <w:i/>
          <w:iCs/>
          <w:color w:val="242424"/>
          <w:sz w:val="21"/>
          <w:szCs w:val="21"/>
          <w:shd w:val="clear" w:color="auto" w:fill="FFFFFF"/>
        </w:rPr>
        <w:t>rg</w:t>
      </w:r>
      <w:proofErr w:type="spellEnd"/>
      <w:r w:rsidRPr="001A275A">
        <w:rPr>
          <w:rFonts w:ascii="Segoe UI" w:hAnsi="Segoe UI" w:cs="Segoe UI"/>
          <w:i/>
          <w:iCs/>
          <w:color w:val="242424"/>
          <w:sz w:val="21"/>
          <w:szCs w:val="21"/>
          <w:shd w:val="clear" w:color="auto" w:fill="FFFFFF"/>
        </w:rPr>
        <w:t xml:space="preserve"> --template-file </w:t>
      </w:r>
      <w:proofErr w:type="spellStart"/>
      <w:r w:rsidRPr="001A275A">
        <w:rPr>
          <w:rFonts w:ascii="Segoe UI" w:hAnsi="Segoe UI" w:cs="Segoe UI"/>
          <w:i/>
          <w:iCs/>
          <w:color w:val="242424"/>
          <w:sz w:val="21"/>
          <w:szCs w:val="21"/>
          <w:shd w:val="clear" w:color="auto" w:fill="FFFFFF"/>
        </w:rPr>
        <w:t>ARM_TMPL_GSLB.json</w:t>
      </w:r>
      <w:proofErr w:type="spellEnd"/>
      <w:r w:rsidRPr="001A275A">
        <w:rPr>
          <w:rFonts w:ascii="Segoe UI" w:hAnsi="Segoe UI" w:cs="Segoe UI"/>
          <w:i/>
          <w:iCs/>
          <w:color w:val="242424"/>
          <w:sz w:val="21"/>
          <w:szCs w:val="21"/>
          <w:shd w:val="clear" w:color="auto" w:fill="FFFFFF"/>
        </w:rPr>
        <w:t xml:space="preserve"> --parameters </w:t>
      </w:r>
      <w:proofErr w:type="spellStart"/>
      <w:r w:rsidRPr="001A275A">
        <w:rPr>
          <w:rFonts w:ascii="Segoe UI" w:hAnsi="Segoe UI" w:cs="Segoe UI"/>
          <w:i/>
          <w:iCs/>
          <w:color w:val="242424"/>
          <w:sz w:val="21"/>
          <w:szCs w:val="21"/>
          <w:shd w:val="clear" w:color="auto" w:fill="FFFFFF"/>
        </w:rPr>
        <w:t>ARM_TMPL_GSLB_PARAM.json</w:t>
      </w:r>
      <w:proofErr w:type="spellEnd"/>
    </w:p>
    <w:p w14:paraId="7951DB74" w14:textId="77777777" w:rsidR="00C63CE8" w:rsidRPr="00122E87" w:rsidRDefault="00C63CE8" w:rsidP="00227B26">
      <w:pPr>
        <w:rPr>
          <w:rFonts w:ascii="Segoe UI" w:hAnsi="Segoe UI" w:cs="Segoe UI"/>
          <w:color w:val="242424"/>
          <w:sz w:val="21"/>
          <w:szCs w:val="21"/>
          <w:shd w:val="clear" w:color="auto" w:fill="FFFFFF"/>
        </w:rPr>
      </w:pPr>
    </w:p>
    <w:p w14:paraId="32E9B68B" w14:textId="36CCA158" w:rsidR="0067316A" w:rsidRDefault="005E6659" w:rsidP="00B75872">
      <w:pPr>
        <w:pStyle w:val="3"/>
        <w:rPr>
          <w:color w:val="auto"/>
          <w:sz w:val="28"/>
          <w:szCs w:val="28"/>
        </w:rPr>
      </w:pPr>
      <w:bookmarkStart w:id="20" w:name="_Toc112852327"/>
      <w:r w:rsidRPr="00B75872">
        <w:rPr>
          <w:color w:val="auto"/>
          <w:sz w:val="28"/>
          <w:szCs w:val="28"/>
        </w:rPr>
        <w:t>Verif</w:t>
      </w:r>
      <w:r w:rsidR="005F4003">
        <w:rPr>
          <w:color w:val="auto"/>
          <w:sz w:val="28"/>
          <w:szCs w:val="28"/>
        </w:rPr>
        <w:t>y</w:t>
      </w:r>
      <w:bookmarkEnd w:id="20"/>
    </w:p>
    <w:p w14:paraId="635676FF" w14:textId="5CB37BAE" w:rsidR="001A275A" w:rsidRDefault="002B49CC" w:rsidP="001A275A">
      <w:pPr>
        <w:rPr>
          <w:rFonts w:cstheme="minorHAnsi"/>
          <w:szCs w:val="28"/>
        </w:rPr>
      </w:pPr>
      <w:r w:rsidRPr="002B49CC">
        <w:rPr>
          <w:rFonts w:cstheme="minorHAnsi" w:hint="eastAsia"/>
          <w:szCs w:val="28"/>
        </w:rPr>
        <w:t>O</w:t>
      </w:r>
      <w:r w:rsidRPr="002B49CC">
        <w:rPr>
          <w:rFonts w:cstheme="minorHAnsi"/>
          <w:szCs w:val="28"/>
        </w:rPr>
        <w:t xml:space="preserve">pen the </w:t>
      </w:r>
      <w:r>
        <w:rPr>
          <w:rFonts w:cstheme="minorHAnsi"/>
          <w:szCs w:val="28"/>
        </w:rPr>
        <w:t xml:space="preserve">resource group on Azure portal, check the 6 </w:t>
      </w:r>
      <w:proofErr w:type="spellStart"/>
      <w:r>
        <w:rPr>
          <w:rFonts w:cstheme="minorHAnsi"/>
          <w:szCs w:val="28"/>
        </w:rPr>
        <w:t>vThunder</w:t>
      </w:r>
      <w:proofErr w:type="spellEnd"/>
      <w:r>
        <w:rPr>
          <w:rFonts w:cstheme="minorHAnsi"/>
          <w:szCs w:val="28"/>
        </w:rPr>
        <w:t xml:space="preserve"> and 4 Linux instances are created succeed. Check the private IP and public IP are assigned correctly.</w:t>
      </w:r>
    </w:p>
    <w:p w14:paraId="6C9CA81C" w14:textId="6AD24C1C" w:rsidR="002B49CC" w:rsidRDefault="002B49CC">
      <w:pPr>
        <w:pStyle w:val="aa"/>
        <w:numPr>
          <w:ilvl w:val="0"/>
          <w:numId w:val="3"/>
        </w:numPr>
        <w:rPr>
          <w:rFonts w:cstheme="minorHAnsi"/>
          <w:szCs w:val="28"/>
        </w:rPr>
      </w:pPr>
      <w:r>
        <w:rPr>
          <w:rFonts w:cstheme="minorHAnsi" w:hint="eastAsia"/>
          <w:szCs w:val="28"/>
        </w:rPr>
        <w:t>C</w:t>
      </w:r>
      <w:r>
        <w:rPr>
          <w:rFonts w:cstheme="minorHAnsi"/>
          <w:szCs w:val="28"/>
        </w:rPr>
        <w:t>heck instances</w:t>
      </w:r>
      <w:r w:rsidR="00DE5854">
        <w:rPr>
          <w:rFonts w:cstheme="minorHAnsi"/>
          <w:szCs w:val="28"/>
        </w:rPr>
        <w:t>.</w:t>
      </w:r>
    </w:p>
    <w:p w14:paraId="55D03968" w14:textId="1DD2857E" w:rsidR="003B087C" w:rsidRDefault="003B087C" w:rsidP="003B087C">
      <w:pPr>
        <w:pStyle w:val="aa"/>
        <w:ind w:left="360"/>
        <w:rPr>
          <w:rFonts w:cstheme="minorHAnsi"/>
          <w:szCs w:val="28"/>
        </w:rPr>
      </w:pPr>
      <w:r>
        <w:rPr>
          <w:rFonts w:cstheme="minorHAnsi"/>
          <w:noProof/>
          <w:szCs w:val="28"/>
        </w:rPr>
        <w:drawing>
          <wp:inline distT="0" distB="0" distL="0" distR="0" wp14:anchorId="4DDC4FB4" wp14:editId="5D9AFC6B">
            <wp:extent cx="5716905" cy="2767330"/>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6905" cy="2767330"/>
                    </a:xfrm>
                    <a:prstGeom prst="rect">
                      <a:avLst/>
                    </a:prstGeom>
                    <a:noFill/>
                    <a:ln>
                      <a:noFill/>
                    </a:ln>
                  </pic:spPr>
                </pic:pic>
              </a:graphicData>
            </a:graphic>
          </wp:inline>
        </w:drawing>
      </w:r>
    </w:p>
    <w:p w14:paraId="596248A8" w14:textId="77777777" w:rsidR="003B087C" w:rsidRDefault="003B087C" w:rsidP="003B087C">
      <w:pPr>
        <w:pStyle w:val="aa"/>
        <w:ind w:left="360"/>
        <w:rPr>
          <w:rFonts w:cstheme="minorHAnsi" w:hint="eastAsia"/>
          <w:szCs w:val="28"/>
        </w:rPr>
      </w:pPr>
    </w:p>
    <w:p w14:paraId="03EFA105" w14:textId="72A6247A" w:rsidR="002B49CC" w:rsidRDefault="002B49CC">
      <w:pPr>
        <w:pStyle w:val="aa"/>
        <w:numPr>
          <w:ilvl w:val="0"/>
          <w:numId w:val="3"/>
        </w:numPr>
        <w:rPr>
          <w:rFonts w:cstheme="minorHAnsi"/>
          <w:szCs w:val="28"/>
        </w:rPr>
      </w:pPr>
      <w:r>
        <w:rPr>
          <w:rFonts w:cstheme="minorHAnsi" w:hint="eastAsia"/>
          <w:szCs w:val="28"/>
        </w:rPr>
        <w:t>C</w:t>
      </w:r>
      <w:r>
        <w:rPr>
          <w:rFonts w:cstheme="minorHAnsi"/>
          <w:szCs w:val="28"/>
        </w:rPr>
        <w:t xml:space="preserve">heck </w:t>
      </w:r>
      <w:proofErr w:type="spellStart"/>
      <w:r>
        <w:rPr>
          <w:rFonts w:cstheme="minorHAnsi"/>
          <w:szCs w:val="28"/>
        </w:rPr>
        <w:t>mgmt</w:t>
      </w:r>
      <w:proofErr w:type="spellEnd"/>
      <w:r>
        <w:rPr>
          <w:rFonts w:cstheme="minorHAnsi"/>
          <w:szCs w:val="28"/>
        </w:rPr>
        <w:t xml:space="preserve"> interface public</w:t>
      </w:r>
      <w:r w:rsidR="00DE5854">
        <w:rPr>
          <w:rFonts w:cstheme="minorHAnsi"/>
          <w:szCs w:val="28"/>
        </w:rPr>
        <w:t xml:space="preserve"> IP, </w:t>
      </w:r>
      <w:r>
        <w:rPr>
          <w:rFonts w:cstheme="minorHAnsi"/>
          <w:szCs w:val="28"/>
        </w:rPr>
        <w:t>private IP</w:t>
      </w:r>
      <w:r w:rsidR="00DE5854">
        <w:rPr>
          <w:rFonts w:cstheme="minorHAnsi"/>
          <w:szCs w:val="28"/>
        </w:rPr>
        <w:t xml:space="preserve"> and security rule.</w:t>
      </w:r>
    </w:p>
    <w:p w14:paraId="38E962BF" w14:textId="1110E64E" w:rsidR="003B087C" w:rsidRPr="00DE5854" w:rsidRDefault="00DE5854" w:rsidP="003B087C">
      <w:pPr>
        <w:pStyle w:val="aa"/>
        <w:ind w:left="360"/>
        <w:rPr>
          <w:rFonts w:cstheme="minorHAnsi"/>
          <w:szCs w:val="28"/>
        </w:rPr>
      </w:pPr>
      <w:r>
        <w:rPr>
          <w:rFonts w:cstheme="minorHAnsi"/>
          <w:noProof/>
          <w:szCs w:val="28"/>
        </w:rPr>
        <w:drawing>
          <wp:inline distT="0" distB="0" distL="0" distR="0" wp14:anchorId="0BA0630B" wp14:editId="6F790710">
            <wp:extent cx="5716905" cy="2282190"/>
            <wp:effectExtent l="0" t="0" r="0" b="381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16905" cy="2282190"/>
                    </a:xfrm>
                    <a:prstGeom prst="rect">
                      <a:avLst/>
                    </a:prstGeom>
                    <a:noFill/>
                    <a:ln>
                      <a:noFill/>
                    </a:ln>
                  </pic:spPr>
                </pic:pic>
              </a:graphicData>
            </a:graphic>
          </wp:inline>
        </w:drawing>
      </w:r>
    </w:p>
    <w:p w14:paraId="3D079A7B" w14:textId="77777777" w:rsidR="003B087C" w:rsidRDefault="003B087C" w:rsidP="003B087C">
      <w:pPr>
        <w:pStyle w:val="aa"/>
        <w:ind w:left="360"/>
        <w:rPr>
          <w:rFonts w:cstheme="minorHAnsi" w:hint="eastAsia"/>
          <w:szCs w:val="28"/>
        </w:rPr>
      </w:pPr>
    </w:p>
    <w:p w14:paraId="7D05D9A2" w14:textId="20BECEAD" w:rsidR="002B49CC" w:rsidRDefault="002B49CC">
      <w:pPr>
        <w:pStyle w:val="aa"/>
        <w:numPr>
          <w:ilvl w:val="0"/>
          <w:numId w:val="3"/>
        </w:numPr>
        <w:rPr>
          <w:rFonts w:cstheme="minorHAnsi"/>
          <w:szCs w:val="28"/>
        </w:rPr>
      </w:pPr>
      <w:r>
        <w:rPr>
          <w:rFonts w:cstheme="minorHAnsi" w:hint="eastAsia"/>
          <w:szCs w:val="28"/>
        </w:rPr>
        <w:lastRenderedPageBreak/>
        <w:t>C</w:t>
      </w:r>
      <w:r>
        <w:rPr>
          <w:rFonts w:cstheme="minorHAnsi"/>
          <w:szCs w:val="28"/>
        </w:rPr>
        <w:t xml:space="preserve">heck </w:t>
      </w:r>
      <w:proofErr w:type="spellStart"/>
      <w:r>
        <w:rPr>
          <w:rFonts w:cstheme="minorHAnsi"/>
          <w:szCs w:val="28"/>
        </w:rPr>
        <w:t>vThunder</w:t>
      </w:r>
      <w:proofErr w:type="spellEnd"/>
      <w:r>
        <w:rPr>
          <w:rFonts w:cstheme="minorHAnsi"/>
          <w:szCs w:val="28"/>
        </w:rPr>
        <w:t xml:space="preserve"> client side data interface private IP and secondary private and public IP</w:t>
      </w:r>
    </w:p>
    <w:p w14:paraId="530B8A1B" w14:textId="7FFE8C37" w:rsidR="00DE5854" w:rsidRDefault="00DE5854" w:rsidP="00DE5854">
      <w:pPr>
        <w:pStyle w:val="aa"/>
        <w:ind w:left="360"/>
        <w:rPr>
          <w:rFonts w:cstheme="minorHAnsi"/>
          <w:szCs w:val="28"/>
        </w:rPr>
      </w:pPr>
      <w:r>
        <w:rPr>
          <w:rFonts w:cstheme="minorHAnsi" w:hint="eastAsia"/>
          <w:noProof/>
          <w:szCs w:val="28"/>
        </w:rPr>
        <w:drawing>
          <wp:inline distT="0" distB="0" distL="0" distR="0" wp14:anchorId="097A9784" wp14:editId="2612A955">
            <wp:extent cx="5721985" cy="2109470"/>
            <wp:effectExtent l="0" t="0" r="0" b="508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985" cy="2109470"/>
                    </a:xfrm>
                    <a:prstGeom prst="rect">
                      <a:avLst/>
                    </a:prstGeom>
                    <a:noFill/>
                    <a:ln>
                      <a:noFill/>
                    </a:ln>
                  </pic:spPr>
                </pic:pic>
              </a:graphicData>
            </a:graphic>
          </wp:inline>
        </w:drawing>
      </w:r>
    </w:p>
    <w:p w14:paraId="63560739" w14:textId="76600F9D" w:rsidR="00DE5854" w:rsidRDefault="00DE5854" w:rsidP="00DE5854">
      <w:pPr>
        <w:pStyle w:val="aa"/>
        <w:ind w:left="360"/>
        <w:rPr>
          <w:rFonts w:cstheme="minorHAnsi"/>
          <w:szCs w:val="28"/>
        </w:rPr>
      </w:pPr>
    </w:p>
    <w:p w14:paraId="5E43E82E" w14:textId="315BBCAD" w:rsidR="00DE5854" w:rsidRPr="002B49CC" w:rsidRDefault="00DE5854" w:rsidP="00DE5854">
      <w:pPr>
        <w:pStyle w:val="aa"/>
        <w:ind w:left="360"/>
        <w:rPr>
          <w:rFonts w:cstheme="minorHAnsi" w:hint="eastAsia"/>
          <w:szCs w:val="28"/>
        </w:rPr>
      </w:pPr>
      <w:r>
        <w:rPr>
          <w:rFonts w:cstheme="minorHAnsi" w:hint="eastAsia"/>
          <w:noProof/>
          <w:szCs w:val="28"/>
        </w:rPr>
        <w:drawing>
          <wp:inline distT="0" distB="0" distL="0" distR="0" wp14:anchorId="6AAC4775" wp14:editId="64F1F548">
            <wp:extent cx="5721985" cy="2137410"/>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1985" cy="2137410"/>
                    </a:xfrm>
                    <a:prstGeom prst="rect">
                      <a:avLst/>
                    </a:prstGeom>
                    <a:noFill/>
                    <a:ln>
                      <a:noFill/>
                    </a:ln>
                  </pic:spPr>
                </pic:pic>
              </a:graphicData>
            </a:graphic>
          </wp:inline>
        </w:drawing>
      </w:r>
    </w:p>
    <w:p w14:paraId="71B2F178" w14:textId="77777777" w:rsidR="001A275A" w:rsidRPr="002B49CC" w:rsidRDefault="001A275A" w:rsidP="001A275A">
      <w:pPr>
        <w:rPr>
          <w:rFonts w:hint="eastAsia"/>
          <w:lang w:val="en-US" w:eastAsia="zh-CN"/>
        </w:rPr>
      </w:pPr>
    </w:p>
    <w:p w14:paraId="29C90868" w14:textId="094D9037" w:rsidR="006D5394" w:rsidRDefault="00B02D22" w:rsidP="000737A0">
      <w:pPr>
        <w:pStyle w:val="2"/>
        <w:rPr>
          <w:sz w:val="30"/>
          <w:szCs w:val="30"/>
        </w:rPr>
      </w:pPr>
      <w:bookmarkStart w:id="21" w:name="_Create_And_Run"/>
      <w:bookmarkStart w:id="22" w:name="_Toc112852328"/>
      <w:bookmarkEnd w:id="21"/>
      <w:r>
        <w:rPr>
          <w:sz w:val="30"/>
          <w:szCs w:val="30"/>
        </w:rPr>
        <w:t xml:space="preserve">Chapter </w:t>
      </w:r>
      <w:r w:rsidR="002608F3">
        <w:rPr>
          <w:sz w:val="30"/>
          <w:szCs w:val="30"/>
        </w:rPr>
        <w:t>2</w:t>
      </w:r>
      <w:r w:rsidR="00E402E8">
        <w:rPr>
          <w:sz w:val="30"/>
          <w:szCs w:val="30"/>
        </w:rPr>
        <w:t xml:space="preserve"> </w:t>
      </w:r>
      <w:r w:rsidR="00A24532">
        <w:rPr>
          <w:sz w:val="30"/>
          <w:szCs w:val="30"/>
        </w:rPr>
        <w:t>–</w:t>
      </w:r>
      <w:r w:rsidR="00E402E8">
        <w:rPr>
          <w:sz w:val="30"/>
          <w:szCs w:val="30"/>
        </w:rPr>
        <w:t xml:space="preserve"> </w:t>
      </w:r>
      <w:r w:rsidR="00A24532">
        <w:rPr>
          <w:sz w:val="30"/>
          <w:szCs w:val="30"/>
        </w:rPr>
        <w:t>GSLB configuration</w:t>
      </w:r>
      <w:r w:rsidR="00843671">
        <w:rPr>
          <w:sz w:val="30"/>
          <w:szCs w:val="30"/>
        </w:rPr>
        <w:t xml:space="preserve"> Setup</w:t>
      </w:r>
      <w:r w:rsidR="00E5136B">
        <w:rPr>
          <w:sz w:val="30"/>
          <w:szCs w:val="30"/>
        </w:rPr>
        <w:t>.</w:t>
      </w:r>
      <w:bookmarkEnd w:id="22"/>
    </w:p>
    <w:p w14:paraId="1B479C2E" w14:textId="51D43B05" w:rsidR="00FC5CB1" w:rsidRDefault="00FC5CB1" w:rsidP="00FC5CB1">
      <w:pPr>
        <w:spacing w:line="256" w:lineRule="auto"/>
      </w:pPr>
      <w:r>
        <w:t xml:space="preserve">The PowerShell script </w:t>
      </w:r>
      <w:r w:rsidRPr="00FC5CB1">
        <w:t>ARM_TMPL_GSLB_CONFIG.ps1</w:t>
      </w:r>
      <w:r>
        <w:t xml:space="preserve"> </w:t>
      </w:r>
      <w:r>
        <w:t>configures 1 GSLB controller (</w:t>
      </w:r>
      <w:r>
        <w:t xml:space="preserve">A10 </w:t>
      </w:r>
      <w:proofErr w:type="spellStart"/>
      <w:r>
        <w:t>vThunder</w:t>
      </w:r>
      <w:proofErr w:type="spellEnd"/>
      <w:r>
        <w:t>), 2 site devices (A10</w:t>
      </w:r>
      <w:r>
        <w:t xml:space="preserve"> </w:t>
      </w:r>
      <w:proofErr w:type="spellStart"/>
      <w:r>
        <w:t>vThunder</w:t>
      </w:r>
      <w:proofErr w:type="spellEnd"/>
      <w:r>
        <w:t>) in each region.</w:t>
      </w:r>
    </w:p>
    <w:p w14:paraId="24CEA6ED" w14:textId="04618176" w:rsidR="00511F3A" w:rsidRDefault="00FC5CB1" w:rsidP="00FC5CB1">
      <w:pPr>
        <w:spacing w:line="256" w:lineRule="auto"/>
      </w:pPr>
      <w:r>
        <w:t>F</w:t>
      </w:r>
      <w:r>
        <w:t xml:space="preserve">or each site device, the script enables interfaces, configures </w:t>
      </w:r>
      <w:proofErr w:type="spellStart"/>
      <w:r>
        <w:t>slb</w:t>
      </w:r>
      <w:proofErr w:type="spellEnd"/>
      <w:r>
        <w:t xml:space="preserve"> configuration and enables site devices to be a </w:t>
      </w:r>
      <w:proofErr w:type="spellStart"/>
      <w:r>
        <w:t>gslb</w:t>
      </w:r>
      <w:proofErr w:type="spellEnd"/>
      <w:r>
        <w:t xml:space="preserve"> device. A default route is also configured pointing to the client side data interface for traffic to exit the </w:t>
      </w:r>
      <w:proofErr w:type="spellStart"/>
      <w:r>
        <w:t>vthunder</w:t>
      </w:r>
      <w:proofErr w:type="spellEnd"/>
      <w:r w:rsidR="00511F3A">
        <w:t>, the default</w:t>
      </w:r>
      <w:r>
        <w:t xml:space="preserve"> </w:t>
      </w:r>
      <w:r w:rsidR="00511F3A">
        <w:t>route IP</w:t>
      </w:r>
      <w:r>
        <w:t xml:space="preserve"> addresses will vary as per the user environment.</w:t>
      </w:r>
      <w:r w:rsidR="00511F3A">
        <w:t xml:space="preserve"> We can configure it in the configuration file </w:t>
      </w:r>
      <w:proofErr w:type="spellStart"/>
      <w:r w:rsidR="00511F3A" w:rsidRPr="00511F3A">
        <w:t>ARM_TMPL_GSLB_SLB_PARAM.json</w:t>
      </w:r>
      <w:proofErr w:type="spellEnd"/>
      <w:r w:rsidR="00511F3A">
        <w:t>.</w:t>
      </w:r>
    </w:p>
    <w:p w14:paraId="76B2F225" w14:textId="3146D5A1" w:rsidR="00511F3A" w:rsidRDefault="00511F3A" w:rsidP="00FC5CB1">
      <w:pPr>
        <w:spacing w:line="256" w:lineRule="auto"/>
      </w:pPr>
      <w:r>
        <w:rPr>
          <w:noProof/>
        </w:rPr>
        <w:drawing>
          <wp:inline distT="0" distB="0" distL="0" distR="0" wp14:anchorId="057E4CF2" wp14:editId="595A9004">
            <wp:extent cx="2378562" cy="982428"/>
            <wp:effectExtent l="0" t="0" r="3175" b="825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4930" cy="989189"/>
                    </a:xfrm>
                    <a:prstGeom prst="rect">
                      <a:avLst/>
                    </a:prstGeom>
                    <a:noFill/>
                    <a:ln>
                      <a:noFill/>
                    </a:ln>
                  </pic:spPr>
                </pic:pic>
              </a:graphicData>
            </a:graphic>
          </wp:inline>
        </w:drawing>
      </w:r>
    </w:p>
    <w:p w14:paraId="253F45E9" w14:textId="1A8F3D5F" w:rsidR="00FC5CB1" w:rsidRDefault="00FC5CB1" w:rsidP="00FC5CB1">
      <w:pPr>
        <w:spacing w:line="256" w:lineRule="auto"/>
      </w:pPr>
      <w:r>
        <w:lastRenderedPageBreak/>
        <w:t xml:space="preserve">Except for the real server </w:t>
      </w:r>
      <w:r w:rsidR="006D0A98">
        <w:t xml:space="preserve">IP </w:t>
      </w:r>
      <w:r>
        <w:t>address, all other addresses are obtained dynamically from user environment. Finally, a write memory is done</w:t>
      </w:r>
      <w:r w:rsidR="006D0A98">
        <w:t>. Following is a site device configuration example.</w:t>
      </w:r>
    </w:p>
    <w:p w14:paraId="4E1FD6EC" w14:textId="2D6292A1" w:rsidR="00511F3A" w:rsidRDefault="00511F3A" w:rsidP="00FC5CB1">
      <w:pPr>
        <w:spacing w:line="256" w:lineRule="auto"/>
      </w:pPr>
    </w:p>
    <w:p w14:paraId="0769D423" w14:textId="77777777" w:rsidR="00FC5CB1" w:rsidRDefault="00FC5CB1" w:rsidP="00FC5CB1">
      <w:pPr>
        <w:pStyle w:val="ab"/>
        <w:ind w:left="720"/>
        <w:rPr>
          <w:sz w:val="18"/>
          <w:szCs w:val="18"/>
        </w:rPr>
      </w:pPr>
      <w:proofErr w:type="spellStart"/>
      <w:r>
        <w:rPr>
          <w:sz w:val="18"/>
          <w:szCs w:val="18"/>
        </w:rPr>
        <w:t>ip</w:t>
      </w:r>
      <w:proofErr w:type="spellEnd"/>
      <w:r>
        <w:rPr>
          <w:sz w:val="18"/>
          <w:szCs w:val="18"/>
        </w:rPr>
        <w:t xml:space="preserve"> route 0.0.0.0 /0 10.1.20.1</w:t>
      </w:r>
    </w:p>
    <w:p w14:paraId="01FC0A0D" w14:textId="77777777" w:rsidR="00FC5CB1" w:rsidRDefault="00FC5CB1" w:rsidP="00FC5CB1">
      <w:pPr>
        <w:pStyle w:val="ab"/>
        <w:ind w:left="720"/>
        <w:rPr>
          <w:sz w:val="18"/>
          <w:szCs w:val="18"/>
        </w:rPr>
      </w:pPr>
      <w:r>
        <w:rPr>
          <w:sz w:val="18"/>
          <w:szCs w:val="18"/>
        </w:rPr>
        <w:t>!</w:t>
      </w:r>
    </w:p>
    <w:p w14:paraId="3D1A4534" w14:textId="77777777" w:rsidR="00FC5CB1" w:rsidRDefault="00FC5CB1" w:rsidP="00FC5CB1">
      <w:pPr>
        <w:pStyle w:val="ab"/>
        <w:ind w:left="720"/>
        <w:rPr>
          <w:sz w:val="18"/>
          <w:szCs w:val="18"/>
        </w:rPr>
      </w:pPr>
      <w:proofErr w:type="spellStart"/>
      <w:r>
        <w:rPr>
          <w:sz w:val="18"/>
          <w:szCs w:val="18"/>
        </w:rPr>
        <w:t>slb</w:t>
      </w:r>
      <w:proofErr w:type="spellEnd"/>
      <w:r>
        <w:rPr>
          <w:sz w:val="18"/>
          <w:szCs w:val="18"/>
        </w:rPr>
        <w:t xml:space="preserve"> server s1 10.1.30.8</w:t>
      </w:r>
    </w:p>
    <w:p w14:paraId="33DDA360" w14:textId="77777777" w:rsidR="00FC5CB1" w:rsidRDefault="00FC5CB1" w:rsidP="00FC5CB1">
      <w:pPr>
        <w:pStyle w:val="ab"/>
        <w:ind w:left="720"/>
        <w:rPr>
          <w:sz w:val="18"/>
          <w:szCs w:val="18"/>
        </w:rPr>
      </w:pPr>
      <w:r>
        <w:rPr>
          <w:sz w:val="18"/>
          <w:szCs w:val="18"/>
        </w:rPr>
        <w:t xml:space="preserve">  port 80 </w:t>
      </w:r>
      <w:proofErr w:type="spellStart"/>
      <w:r>
        <w:rPr>
          <w:sz w:val="18"/>
          <w:szCs w:val="18"/>
        </w:rPr>
        <w:t>tcp</w:t>
      </w:r>
      <w:proofErr w:type="spellEnd"/>
    </w:p>
    <w:p w14:paraId="58D16F4B" w14:textId="77777777" w:rsidR="00FC5CB1" w:rsidRDefault="00FC5CB1" w:rsidP="00FC5CB1">
      <w:pPr>
        <w:pStyle w:val="ab"/>
        <w:ind w:left="720"/>
        <w:rPr>
          <w:sz w:val="18"/>
          <w:szCs w:val="18"/>
        </w:rPr>
      </w:pPr>
      <w:r>
        <w:rPr>
          <w:sz w:val="18"/>
          <w:szCs w:val="18"/>
        </w:rPr>
        <w:t>!</w:t>
      </w:r>
    </w:p>
    <w:p w14:paraId="75A76CC8" w14:textId="77777777" w:rsidR="00FC5CB1" w:rsidRDefault="00FC5CB1" w:rsidP="00FC5CB1">
      <w:pPr>
        <w:pStyle w:val="ab"/>
        <w:ind w:left="720"/>
        <w:rPr>
          <w:sz w:val="18"/>
          <w:szCs w:val="18"/>
        </w:rPr>
      </w:pPr>
      <w:proofErr w:type="spellStart"/>
      <w:r>
        <w:rPr>
          <w:sz w:val="18"/>
          <w:szCs w:val="18"/>
        </w:rPr>
        <w:t>slb</w:t>
      </w:r>
      <w:proofErr w:type="spellEnd"/>
      <w:r>
        <w:rPr>
          <w:sz w:val="18"/>
          <w:szCs w:val="18"/>
        </w:rPr>
        <w:t xml:space="preserve"> service-group sg </w:t>
      </w:r>
      <w:proofErr w:type="spellStart"/>
      <w:r>
        <w:rPr>
          <w:sz w:val="18"/>
          <w:szCs w:val="18"/>
        </w:rPr>
        <w:t>tcp</w:t>
      </w:r>
      <w:proofErr w:type="spellEnd"/>
    </w:p>
    <w:p w14:paraId="33051B02" w14:textId="77777777" w:rsidR="00FC5CB1" w:rsidRDefault="00FC5CB1" w:rsidP="00FC5CB1">
      <w:pPr>
        <w:pStyle w:val="ab"/>
        <w:ind w:left="720"/>
        <w:rPr>
          <w:sz w:val="18"/>
          <w:szCs w:val="18"/>
        </w:rPr>
      </w:pPr>
      <w:r>
        <w:rPr>
          <w:sz w:val="18"/>
          <w:szCs w:val="18"/>
        </w:rPr>
        <w:t xml:space="preserve">  member s1 80</w:t>
      </w:r>
    </w:p>
    <w:p w14:paraId="65E9FA5C" w14:textId="77777777" w:rsidR="00FC5CB1" w:rsidRDefault="00FC5CB1" w:rsidP="00FC5CB1">
      <w:pPr>
        <w:pStyle w:val="ab"/>
        <w:ind w:left="720"/>
        <w:rPr>
          <w:sz w:val="18"/>
          <w:szCs w:val="18"/>
          <w:lang w:val="fr-FR"/>
        </w:rPr>
      </w:pPr>
      <w:r>
        <w:rPr>
          <w:sz w:val="18"/>
          <w:szCs w:val="18"/>
          <w:lang w:val="fr-FR"/>
        </w:rPr>
        <w:t>!</w:t>
      </w:r>
    </w:p>
    <w:p w14:paraId="5C368512" w14:textId="77777777" w:rsidR="00FC5CB1" w:rsidRDefault="00FC5CB1" w:rsidP="00FC5CB1">
      <w:pPr>
        <w:pStyle w:val="ab"/>
        <w:ind w:left="720"/>
        <w:rPr>
          <w:sz w:val="18"/>
          <w:szCs w:val="18"/>
          <w:lang w:val="fr-FR"/>
        </w:rPr>
      </w:pPr>
      <w:proofErr w:type="spellStart"/>
      <w:r>
        <w:rPr>
          <w:sz w:val="18"/>
          <w:szCs w:val="18"/>
          <w:lang w:val="fr-FR"/>
        </w:rPr>
        <w:t>slb</w:t>
      </w:r>
      <w:proofErr w:type="spellEnd"/>
      <w:r>
        <w:rPr>
          <w:sz w:val="18"/>
          <w:szCs w:val="18"/>
          <w:lang w:val="fr-FR"/>
        </w:rPr>
        <w:t xml:space="preserve"> </w:t>
      </w:r>
      <w:proofErr w:type="spellStart"/>
      <w:r>
        <w:rPr>
          <w:sz w:val="18"/>
          <w:szCs w:val="18"/>
          <w:lang w:val="fr-FR"/>
        </w:rPr>
        <w:t>virtual</w:t>
      </w:r>
      <w:proofErr w:type="spellEnd"/>
      <w:r>
        <w:rPr>
          <w:sz w:val="18"/>
          <w:szCs w:val="18"/>
          <w:lang w:val="fr-FR"/>
        </w:rPr>
        <w:t>-server vs1 10.1.20.9</w:t>
      </w:r>
    </w:p>
    <w:p w14:paraId="329BE1BA" w14:textId="77777777" w:rsidR="00FC5CB1" w:rsidRDefault="00FC5CB1" w:rsidP="00FC5CB1">
      <w:pPr>
        <w:pStyle w:val="ab"/>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212F5C69" w14:textId="77777777" w:rsidR="00FC5CB1" w:rsidRDefault="00FC5CB1" w:rsidP="00FC5CB1">
      <w:pPr>
        <w:pStyle w:val="ab"/>
        <w:ind w:left="720"/>
        <w:rPr>
          <w:sz w:val="18"/>
          <w:szCs w:val="18"/>
          <w:lang w:val="fr-FR"/>
        </w:rPr>
      </w:pPr>
      <w:r>
        <w:rPr>
          <w:sz w:val="18"/>
          <w:szCs w:val="18"/>
          <w:lang w:val="fr-FR"/>
        </w:rPr>
        <w:t xml:space="preserve">    source-</w:t>
      </w:r>
      <w:proofErr w:type="spellStart"/>
      <w:r>
        <w:rPr>
          <w:sz w:val="18"/>
          <w:szCs w:val="18"/>
          <w:lang w:val="fr-FR"/>
        </w:rPr>
        <w:t>nat</w:t>
      </w:r>
      <w:proofErr w:type="spellEnd"/>
      <w:r>
        <w:rPr>
          <w:sz w:val="18"/>
          <w:szCs w:val="18"/>
          <w:lang w:val="fr-FR"/>
        </w:rPr>
        <w:t xml:space="preserve"> auto</w:t>
      </w:r>
    </w:p>
    <w:p w14:paraId="30F8F8B2" w14:textId="77777777" w:rsidR="00FC5CB1" w:rsidRDefault="00FC5CB1" w:rsidP="00FC5CB1">
      <w:pPr>
        <w:pStyle w:val="ab"/>
        <w:ind w:left="720"/>
        <w:rPr>
          <w:sz w:val="18"/>
          <w:szCs w:val="18"/>
        </w:rPr>
      </w:pPr>
      <w:r>
        <w:rPr>
          <w:sz w:val="18"/>
          <w:szCs w:val="18"/>
          <w:lang w:val="fr-FR"/>
        </w:rPr>
        <w:t xml:space="preserve">    </w:t>
      </w:r>
      <w:r>
        <w:rPr>
          <w:sz w:val="18"/>
          <w:szCs w:val="18"/>
        </w:rPr>
        <w:t>service-group sg</w:t>
      </w:r>
    </w:p>
    <w:p w14:paraId="5A698241" w14:textId="77777777" w:rsidR="00FC5CB1" w:rsidRDefault="00FC5CB1" w:rsidP="00FC5CB1">
      <w:pPr>
        <w:pStyle w:val="ab"/>
        <w:ind w:left="720"/>
        <w:rPr>
          <w:sz w:val="18"/>
          <w:szCs w:val="18"/>
        </w:rPr>
      </w:pPr>
      <w:r>
        <w:rPr>
          <w:sz w:val="18"/>
          <w:szCs w:val="18"/>
        </w:rPr>
        <w:t>!</w:t>
      </w:r>
    </w:p>
    <w:p w14:paraId="1CB6DD4B" w14:textId="77777777" w:rsidR="00FC5CB1" w:rsidRDefault="00FC5CB1" w:rsidP="00FC5CB1">
      <w:pPr>
        <w:pStyle w:val="ab"/>
        <w:ind w:left="720"/>
        <w:rPr>
          <w:sz w:val="18"/>
          <w:szCs w:val="18"/>
        </w:rPr>
      </w:pPr>
      <w:r>
        <w:rPr>
          <w:sz w:val="18"/>
          <w:szCs w:val="18"/>
        </w:rPr>
        <w:t>!</w:t>
      </w:r>
    </w:p>
    <w:p w14:paraId="2E544C61" w14:textId="043217CB"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protocol enable device </w:t>
      </w:r>
    </w:p>
    <w:p w14:paraId="10C775A8" w14:textId="77777777" w:rsidR="006D0A98" w:rsidRDefault="006D0A98" w:rsidP="006D0A98">
      <w:pPr>
        <w:pStyle w:val="ab"/>
        <w:rPr>
          <w:rFonts w:hint="eastAsia"/>
          <w:sz w:val="18"/>
          <w:szCs w:val="18"/>
        </w:rPr>
      </w:pPr>
    </w:p>
    <w:p w14:paraId="7302FFAD" w14:textId="6C133AC1" w:rsidR="00FC5CB1" w:rsidRPr="004404E2" w:rsidRDefault="00FC5CB1" w:rsidP="004404E2">
      <w:pPr>
        <w:spacing w:line="256" w:lineRule="auto"/>
      </w:pPr>
      <w:r>
        <w:t xml:space="preserve">For each </w:t>
      </w:r>
      <w:r w:rsidR="006D0A98">
        <w:t>GSLB</w:t>
      </w:r>
      <w:r>
        <w:t xml:space="preserve"> controller, the interfaces are enabled and the device is configured with the required </w:t>
      </w:r>
      <w:r w:rsidR="004404E2">
        <w:t>GSLB</w:t>
      </w:r>
      <w:r>
        <w:t xml:space="preserve"> configuration (service</w:t>
      </w:r>
      <w:r w:rsidR="004404E2">
        <w:t>-</w:t>
      </w:r>
      <w:proofErr w:type="spellStart"/>
      <w:r>
        <w:t>ip</w:t>
      </w:r>
      <w:proofErr w:type="spellEnd"/>
      <w:r>
        <w:t xml:space="preserve">, </w:t>
      </w:r>
      <w:proofErr w:type="spellStart"/>
      <w:r>
        <w:t>gslb</w:t>
      </w:r>
      <w:proofErr w:type="spellEnd"/>
      <w:r>
        <w:t xml:space="preserve"> sites, </w:t>
      </w:r>
      <w:proofErr w:type="spellStart"/>
      <w:r>
        <w:t>gslb</w:t>
      </w:r>
      <w:proofErr w:type="spellEnd"/>
      <w:r>
        <w:t xml:space="preserve"> policy, </w:t>
      </w:r>
      <w:proofErr w:type="spellStart"/>
      <w:r>
        <w:t>gslb</w:t>
      </w:r>
      <w:proofErr w:type="spellEnd"/>
      <w:r>
        <w:t xml:space="preserve"> zone, </w:t>
      </w:r>
      <w:proofErr w:type="spellStart"/>
      <w:r>
        <w:t>gslb</w:t>
      </w:r>
      <w:proofErr w:type="spellEnd"/>
      <w:r>
        <w:t xml:space="preserve"> virtual server, </w:t>
      </w:r>
      <w:proofErr w:type="spellStart"/>
      <w:r>
        <w:t>gslb</w:t>
      </w:r>
      <w:proofErr w:type="spellEnd"/>
      <w:r>
        <w:t xml:space="preserve"> group, enabling/disabling specific geolocation parameters). The script enables “system geo-location load GeoLite2-City “by default. This can be changed from the parameter file. A default route is also configured pointing to the client side data interface for traffic to exit the </w:t>
      </w:r>
      <w:proofErr w:type="spellStart"/>
      <w:r>
        <w:t>vthunder</w:t>
      </w:r>
      <w:proofErr w:type="spellEnd"/>
      <w:r>
        <w:t>. Finally, a write memory is done</w:t>
      </w:r>
      <w:r w:rsidR="004404E2">
        <w:t xml:space="preserve">. </w:t>
      </w:r>
      <w:r w:rsidR="004404E2">
        <w:t xml:space="preserve">Following is a </w:t>
      </w:r>
      <w:r w:rsidR="004404E2">
        <w:t>controller</w:t>
      </w:r>
      <w:r w:rsidR="004404E2">
        <w:t xml:space="preserve"> configuration example.</w:t>
      </w:r>
    </w:p>
    <w:p w14:paraId="551772E7" w14:textId="77777777" w:rsidR="00FC5CB1" w:rsidRDefault="00FC5CB1" w:rsidP="00FC5CB1">
      <w:pPr>
        <w:pStyle w:val="ab"/>
        <w:ind w:left="720"/>
        <w:rPr>
          <w:sz w:val="18"/>
          <w:szCs w:val="18"/>
        </w:rPr>
      </w:pPr>
    </w:p>
    <w:p w14:paraId="7F9FE6D9" w14:textId="77777777" w:rsidR="00FC5CB1" w:rsidRDefault="00FC5CB1" w:rsidP="00FC5CB1">
      <w:pPr>
        <w:pStyle w:val="ab"/>
        <w:ind w:left="720"/>
        <w:rPr>
          <w:sz w:val="18"/>
          <w:szCs w:val="18"/>
        </w:rPr>
      </w:pPr>
      <w:proofErr w:type="spellStart"/>
      <w:r>
        <w:rPr>
          <w:sz w:val="18"/>
          <w:szCs w:val="18"/>
        </w:rPr>
        <w:t>ip</w:t>
      </w:r>
      <w:proofErr w:type="spellEnd"/>
      <w:r>
        <w:rPr>
          <w:sz w:val="18"/>
          <w:szCs w:val="18"/>
        </w:rPr>
        <w:t xml:space="preserve"> route 0.0.0.0 /0 10.1.20.1</w:t>
      </w:r>
    </w:p>
    <w:p w14:paraId="3468185B" w14:textId="77777777" w:rsidR="00FC5CB1" w:rsidRDefault="00FC5CB1" w:rsidP="00FC5CB1">
      <w:pPr>
        <w:pStyle w:val="ab"/>
        <w:ind w:left="720"/>
        <w:rPr>
          <w:sz w:val="18"/>
          <w:szCs w:val="18"/>
        </w:rPr>
      </w:pPr>
      <w:r>
        <w:rPr>
          <w:sz w:val="18"/>
          <w:szCs w:val="18"/>
        </w:rPr>
        <w:t>!</w:t>
      </w:r>
    </w:p>
    <w:p w14:paraId="187B28E9" w14:textId="77777777" w:rsidR="00FC5CB1" w:rsidRDefault="00FC5CB1" w:rsidP="00FC5CB1">
      <w:pPr>
        <w:pStyle w:val="ab"/>
        <w:ind w:left="720"/>
        <w:rPr>
          <w:sz w:val="18"/>
          <w:szCs w:val="18"/>
        </w:rPr>
      </w:pPr>
      <w:proofErr w:type="spellStart"/>
      <w:r>
        <w:rPr>
          <w:sz w:val="18"/>
          <w:szCs w:val="18"/>
        </w:rPr>
        <w:t>slb</w:t>
      </w:r>
      <w:proofErr w:type="spellEnd"/>
      <w:r>
        <w:rPr>
          <w:sz w:val="18"/>
          <w:szCs w:val="18"/>
        </w:rPr>
        <w:t xml:space="preserve"> virtual-server </w:t>
      </w:r>
      <w:proofErr w:type="spellStart"/>
      <w:r>
        <w:rPr>
          <w:sz w:val="18"/>
          <w:szCs w:val="18"/>
        </w:rPr>
        <w:t>gslb</w:t>
      </w:r>
      <w:proofErr w:type="spellEnd"/>
      <w:r>
        <w:rPr>
          <w:sz w:val="18"/>
          <w:szCs w:val="18"/>
        </w:rPr>
        <w:t>-server 10.1.20.8</w:t>
      </w:r>
    </w:p>
    <w:p w14:paraId="47DD41EB" w14:textId="77777777" w:rsidR="00FC5CB1" w:rsidRDefault="00FC5CB1" w:rsidP="00FC5CB1">
      <w:pPr>
        <w:pStyle w:val="ab"/>
        <w:ind w:left="720"/>
        <w:rPr>
          <w:sz w:val="18"/>
          <w:szCs w:val="18"/>
          <w:lang w:val="fr-FR"/>
        </w:rPr>
      </w:pPr>
      <w:r>
        <w:rPr>
          <w:sz w:val="18"/>
          <w:szCs w:val="18"/>
        </w:rPr>
        <w:t xml:space="preserve">  </w:t>
      </w:r>
      <w:r>
        <w:rPr>
          <w:sz w:val="18"/>
          <w:szCs w:val="18"/>
          <w:lang w:val="fr-FR"/>
        </w:rPr>
        <w:t xml:space="preserve">port 53 </w:t>
      </w:r>
      <w:proofErr w:type="spellStart"/>
      <w:r>
        <w:rPr>
          <w:sz w:val="18"/>
          <w:szCs w:val="18"/>
          <w:lang w:val="fr-FR"/>
        </w:rPr>
        <w:t>udp</w:t>
      </w:r>
      <w:proofErr w:type="spellEnd"/>
    </w:p>
    <w:p w14:paraId="0E36B4F5" w14:textId="77777777" w:rsidR="00FC5CB1" w:rsidRDefault="00FC5CB1" w:rsidP="00FC5CB1">
      <w:pPr>
        <w:pStyle w:val="ab"/>
        <w:ind w:left="720"/>
        <w:rPr>
          <w:sz w:val="18"/>
          <w:szCs w:val="18"/>
          <w:lang w:val="fr-FR"/>
        </w:rPr>
      </w:pPr>
      <w:r>
        <w:rPr>
          <w:sz w:val="18"/>
          <w:szCs w:val="18"/>
          <w:lang w:val="fr-FR"/>
        </w:rPr>
        <w:t xml:space="preserve">    </w:t>
      </w:r>
      <w:proofErr w:type="spellStart"/>
      <w:r>
        <w:rPr>
          <w:sz w:val="18"/>
          <w:szCs w:val="18"/>
          <w:lang w:val="fr-FR"/>
        </w:rPr>
        <w:t>gslb</w:t>
      </w:r>
      <w:proofErr w:type="spellEnd"/>
      <w:r>
        <w:rPr>
          <w:sz w:val="18"/>
          <w:szCs w:val="18"/>
          <w:lang w:val="fr-FR"/>
        </w:rPr>
        <w:t>-enable</w:t>
      </w:r>
    </w:p>
    <w:p w14:paraId="63C8D3A6" w14:textId="77777777" w:rsidR="00FC5CB1" w:rsidRDefault="00FC5CB1" w:rsidP="00FC5CB1">
      <w:pPr>
        <w:pStyle w:val="ab"/>
        <w:ind w:left="720"/>
        <w:rPr>
          <w:sz w:val="18"/>
          <w:szCs w:val="18"/>
          <w:lang w:val="fr-FR"/>
        </w:rPr>
      </w:pPr>
      <w:r>
        <w:rPr>
          <w:sz w:val="18"/>
          <w:szCs w:val="18"/>
          <w:lang w:val="fr-FR"/>
        </w:rPr>
        <w:t>!</w:t>
      </w:r>
    </w:p>
    <w:p w14:paraId="2A6C6D6F" w14:textId="77777777" w:rsidR="00FC5CB1" w:rsidRDefault="00FC5CB1" w:rsidP="00FC5CB1">
      <w:pPr>
        <w:pStyle w:val="ab"/>
        <w:ind w:left="720"/>
        <w:rPr>
          <w:sz w:val="18"/>
          <w:szCs w:val="18"/>
          <w:lang w:val="fr-FR"/>
        </w:rPr>
      </w:pPr>
      <w:proofErr w:type="spellStart"/>
      <w:r>
        <w:rPr>
          <w:sz w:val="18"/>
          <w:szCs w:val="18"/>
          <w:lang w:val="fr-FR"/>
        </w:rPr>
        <w:t>gslb</w:t>
      </w:r>
      <w:proofErr w:type="spellEnd"/>
      <w:r>
        <w:rPr>
          <w:sz w:val="18"/>
          <w:szCs w:val="18"/>
          <w:lang w:val="fr-FR"/>
        </w:rPr>
        <w:t xml:space="preserve"> service-</w:t>
      </w:r>
      <w:proofErr w:type="spellStart"/>
      <w:r>
        <w:rPr>
          <w:sz w:val="18"/>
          <w:szCs w:val="18"/>
          <w:lang w:val="fr-FR"/>
        </w:rPr>
        <w:t>ip</w:t>
      </w:r>
      <w:proofErr w:type="spellEnd"/>
      <w:r>
        <w:rPr>
          <w:sz w:val="18"/>
          <w:szCs w:val="18"/>
          <w:lang w:val="fr-FR"/>
        </w:rPr>
        <w:t xml:space="preserve"> vs1 10.1.20.9</w:t>
      </w:r>
    </w:p>
    <w:p w14:paraId="1CAF04E8" w14:textId="77777777" w:rsidR="00FC5CB1" w:rsidRDefault="00FC5CB1" w:rsidP="00FC5CB1">
      <w:pPr>
        <w:pStyle w:val="ab"/>
        <w:ind w:left="720"/>
        <w:rPr>
          <w:sz w:val="18"/>
          <w:szCs w:val="18"/>
          <w:lang w:val="fr-FR"/>
        </w:rPr>
      </w:pPr>
      <w:r>
        <w:rPr>
          <w:sz w:val="18"/>
          <w:szCs w:val="18"/>
          <w:lang w:val="fr-FR"/>
        </w:rPr>
        <w:t xml:space="preserve">  </w:t>
      </w:r>
      <w:proofErr w:type="spellStart"/>
      <w:r>
        <w:rPr>
          <w:sz w:val="18"/>
          <w:szCs w:val="18"/>
          <w:lang w:val="fr-FR"/>
        </w:rPr>
        <w:t>external-ip</w:t>
      </w:r>
      <w:proofErr w:type="spellEnd"/>
      <w:r>
        <w:rPr>
          <w:sz w:val="18"/>
          <w:szCs w:val="18"/>
          <w:lang w:val="fr-FR"/>
        </w:rPr>
        <w:t xml:space="preserve"> 137.117.81.170</w:t>
      </w:r>
    </w:p>
    <w:p w14:paraId="015BF9FF" w14:textId="77777777" w:rsidR="00FC5CB1" w:rsidRDefault="00FC5CB1" w:rsidP="00FC5CB1">
      <w:pPr>
        <w:pStyle w:val="ab"/>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40926A94" w14:textId="77777777" w:rsidR="00FC5CB1" w:rsidRDefault="00FC5CB1" w:rsidP="00FC5CB1">
      <w:pPr>
        <w:pStyle w:val="ab"/>
        <w:ind w:left="720"/>
        <w:rPr>
          <w:sz w:val="18"/>
          <w:szCs w:val="18"/>
          <w:lang w:val="fr-FR"/>
        </w:rPr>
      </w:pPr>
      <w:r>
        <w:rPr>
          <w:sz w:val="18"/>
          <w:szCs w:val="18"/>
          <w:lang w:val="fr-FR"/>
        </w:rPr>
        <w:t>!</w:t>
      </w:r>
    </w:p>
    <w:p w14:paraId="4C0F796C" w14:textId="77777777" w:rsidR="00FC5CB1" w:rsidRDefault="00FC5CB1" w:rsidP="00FC5CB1">
      <w:pPr>
        <w:pStyle w:val="ab"/>
        <w:ind w:left="720"/>
        <w:rPr>
          <w:sz w:val="18"/>
          <w:szCs w:val="18"/>
          <w:lang w:val="fr-FR"/>
        </w:rPr>
      </w:pPr>
      <w:proofErr w:type="spellStart"/>
      <w:r>
        <w:rPr>
          <w:sz w:val="18"/>
          <w:szCs w:val="18"/>
          <w:lang w:val="fr-FR"/>
        </w:rPr>
        <w:t>gslb</w:t>
      </w:r>
      <w:proofErr w:type="spellEnd"/>
      <w:r>
        <w:rPr>
          <w:sz w:val="18"/>
          <w:szCs w:val="18"/>
          <w:lang w:val="fr-FR"/>
        </w:rPr>
        <w:t xml:space="preserve"> service-</w:t>
      </w:r>
      <w:proofErr w:type="spellStart"/>
      <w:r>
        <w:rPr>
          <w:sz w:val="18"/>
          <w:szCs w:val="18"/>
          <w:lang w:val="fr-FR"/>
        </w:rPr>
        <w:t>ip</w:t>
      </w:r>
      <w:proofErr w:type="spellEnd"/>
      <w:r>
        <w:rPr>
          <w:sz w:val="18"/>
          <w:szCs w:val="18"/>
          <w:lang w:val="fr-FR"/>
        </w:rPr>
        <w:t xml:space="preserve"> vs2 10.1.20.10</w:t>
      </w:r>
    </w:p>
    <w:p w14:paraId="08B1F862" w14:textId="77777777" w:rsidR="00FC5CB1" w:rsidRDefault="00FC5CB1" w:rsidP="00FC5CB1">
      <w:pPr>
        <w:pStyle w:val="ab"/>
        <w:ind w:left="720"/>
        <w:rPr>
          <w:sz w:val="18"/>
          <w:szCs w:val="18"/>
          <w:lang w:val="fr-FR"/>
        </w:rPr>
      </w:pPr>
      <w:r>
        <w:rPr>
          <w:sz w:val="18"/>
          <w:szCs w:val="18"/>
          <w:lang w:val="fr-FR"/>
        </w:rPr>
        <w:t xml:space="preserve">  </w:t>
      </w:r>
      <w:proofErr w:type="spellStart"/>
      <w:r>
        <w:rPr>
          <w:sz w:val="18"/>
          <w:szCs w:val="18"/>
          <w:lang w:val="fr-FR"/>
        </w:rPr>
        <w:t>external-ip</w:t>
      </w:r>
      <w:proofErr w:type="spellEnd"/>
      <w:r>
        <w:rPr>
          <w:sz w:val="18"/>
          <w:szCs w:val="18"/>
          <w:lang w:val="fr-FR"/>
        </w:rPr>
        <w:t xml:space="preserve"> 137.117.81.196</w:t>
      </w:r>
    </w:p>
    <w:p w14:paraId="2E927A68" w14:textId="77777777" w:rsidR="00FC5CB1" w:rsidRDefault="00FC5CB1" w:rsidP="00FC5CB1">
      <w:pPr>
        <w:pStyle w:val="ab"/>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446EA11A" w14:textId="77777777" w:rsidR="00FC5CB1" w:rsidRDefault="00FC5CB1" w:rsidP="00FC5CB1">
      <w:pPr>
        <w:pStyle w:val="ab"/>
        <w:ind w:left="720"/>
        <w:rPr>
          <w:sz w:val="18"/>
          <w:szCs w:val="18"/>
          <w:lang w:val="fr-FR"/>
        </w:rPr>
      </w:pPr>
      <w:r>
        <w:rPr>
          <w:sz w:val="18"/>
          <w:szCs w:val="18"/>
          <w:lang w:val="fr-FR"/>
        </w:rPr>
        <w:t>!</w:t>
      </w:r>
    </w:p>
    <w:p w14:paraId="63273A8F" w14:textId="77777777" w:rsidR="00FC5CB1" w:rsidRDefault="00FC5CB1" w:rsidP="00FC5CB1">
      <w:pPr>
        <w:pStyle w:val="ab"/>
        <w:ind w:left="720"/>
        <w:rPr>
          <w:sz w:val="18"/>
          <w:szCs w:val="18"/>
          <w:lang w:val="fr-FR"/>
        </w:rPr>
      </w:pPr>
      <w:proofErr w:type="spellStart"/>
      <w:r>
        <w:rPr>
          <w:sz w:val="18"/>
          <w:szCs w:val="18"/>
          <w:lang w:val="fr-FR"/>
        </w:rPr>
        <w:t>gslb</w:t>
      </w:r>
      <w:proofErr w:type="spellEnd"/>
      <w:r>
        <w:rPr>
          <w:sz w:val="18"/>
          <w:szCs w:val="18"/>
          <w:lang w:val="fr-FR"/>
        </w:rPr>
        <w:t xml:space="preserve"> service-</w:t>
      </w:r>
      <w:proofErr w:type="spellStart"/>
      <w:r>
        <w:rPr>
          <w:sz w:val="18"/>
          <w:szCs w:val="18"/>
          <w:lang w:val="fr-FR"/>
        </w:rPr>
        <w:t>ip</w:t>
      </w:r>
      <w:proofErr w:type="spellEnd"/>
      <w:r>
        <w:rPr>
          <w:sz w:val="18"/>
          <w:szCs w:val="18"/>
          <w:lang w:val="fr-FR"/>
        </w:rPr>
        <w:t xml:space="preserve"> vs3 10.2.20.9</w:t>
      </w:r>
    </w:p>
    <w:p w14:paraId="72FE712A" w14:textId="77777777" w:rsidR="00FC5CB1" w:rsidRDefault="00FC5CB1" w:rsidP="00FC5CB1">
      <w:pPr>
        <w:pStyle w:val="ab"/>
        <w:ind w:left="720"/>
        <w:rPr>
          <w:sz w:val="18"/>
          <w:szCs w:val="18"/>
          <w:lang w:val="fr-FR"/>
        </w:rPr>
      </w:pPr>
      <w:r>
        <w:rPr>
          <w:sz w:val="18"/>
          <w:szCs w:val="18"/>
          <w:lang w:val="fr-FR"/>
        </w:rPr>
        <w:t xml:space="preserve">  </w:t>
      </w:r>
      <w:proofErr w:type="spellStart"/>
      <w:r>
        <w:rPr>
          <w:sz w:val="18"/>
          <w:szCs w:val="18"/>
          <w:lang w:val="fr-FR"/>
        </w:rPr>
        <w:t>external-ip</w:t>
      </w:r>
      <w:proofErr w:type="spellEnd"/>
      <w:r>
        <w:rPr>
          <w:sz w:val="18"/>
          <w:szCs w:val="18"/>
          <w:lang w:val="fr-FR"/>
        </w:rPr>
        <w:t xml:space="preserve"> 20.242.97.42</w:t>
      </w:r>
    </w:p>
    <w:p w14:paraId="264843B5" w14:textId="77777777" w:rsidR="00FC5CB1" w:rsidRDefault="00FC5CB1" w:rsidP="00FC5CB1">
      <w:pPr>
        <w:pStyle w:val="ab"/>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3D5A3C83" w14:textId="77777777" w:rsidR="00FC5CB1" w:rsidRDefault="00FC5CB1" w:rsidP="00FC5CB1">
      <w:pPr>
        <w:pStyle w:val="ab"/>
        <w:ind w:left="720"/>
        <w:rPr>
          <w:sz w:val="18"/>
          <w:szCs w:val="18"/>
          <w:lang w:val="fr-FR"/>
        </w:rPr>
      </w:pPr>
      <w:r>
        <w:rPr>
          <w:sz w:val="18"/>
          <w:szCs w:val="18"/>
          <w:lang w:val="fr-FR"/>
        </w:rPr>
        <w:t>!</w:t>
      </w:r>
    </w:p>
    <w:p w14:paraId="49D04B8D" w14:textId="77777777" w:rsidR="00FC5CB1" w:rsidRDefault="00FC5CB1" w:rsidP="00FC5CB1">
      <w:pPr>
        <w:pStyle w:val="ab"/>
        <w:ind w:left="720"/>
        <w:rPr>
          <w:sz w:val="18"/>
          <w:szCs w:val="18"/>
          <w:lang w:val="fr-FR"/>
        </w:rPr>
      </w:pPr>
      <w:proofErr w:type="spellStart"/>
      <w:r>
        <w:rPr>
          <w:sz w:val="18"/>
          <w:szCs w:val="18"/>
          <w:lang w:val="fr-FR"/>
        </w:rPr>
        <w:t>gslb</w:t>
      </w:r>
      <w:proofErr w:type="spellEnd"/>
      <w:r>
        <w:rPr>
          <w:sz w:val="18"/>
          <w:szCs w:val="18"/>
          <w:lang w:val="fr-FR"/>
        </w:rPr>
        <w:t xml:space="preserve"> service-</w:t>
      </w:r>
      <w:proofErr w:type="spellStart"/>
      <w:r>
        <w:rPr>
          <w:sz w:val="18"/>
          <w:szCs w:val="18"/>
          <w:lang w:val="fr-FR"/>
        </w:rPr>
        <w:t>ip</w:t>
      </w:r>
      <w:proofErr w:type="spellEnd"/>
      <w:r>
        <w:rPr>
          <w:sz w:val="18"/>
          <w:szCs w:val="18"/>
          <w:lang w:val="fr-FR"/>
        </w:rPr>
        <w:t xml:space="preserve"> vs4 10.2.20.10</w:t>
      </w:r>
    </w:p>
    <w:p w14:paraId="56EF3185" w14:textId="77777777" w:rsidR="00FC5CB1" w:rsidRDefault="00FC5CB1" w:rsidP="00FC5CB1">
      <w:pPr>
        <w:pStyle w:val="ab"/>
        <w:ind w:left="720"/>
        <w:rPr>
          <w:sz w:val="18"/>
          <w:szCs w:val="18"/>
          <w:lang w:val="fr-FR"/>
        </w:rPr>
      </w:pPr>
      <w:r>
        <w:rPr>
          <w:sz w:val="18"/>
          <w:szCs w:val="18"/>
          <w:lang w:val="fr-FR"/>
        </w:rPr>
        <w:t xml:space="preserve">  </w:t>
      </w:r>
      <w:proofErr w:type="spellStart"/>
      <w:r>
        <w:rPr>
          <w:sz w:val="18"/>
          <w:szCs w:val="18"/>
          <w:lang w:val="fr-FR"/>
        </w:rPr>
        <w:t>external-ip</w:t>
      </w:r>
      <w:proofErr w:type="spellEnd"/>
      <w:r>
        <w:rPr>
          <w:sz w:val="18"/>
          <w:szCs w:val="18"/>
          <w:lang w:val="fr-FR"/>
        </w:rPr>
        <w:t xml:space="preserve"> 20.62.107.135</w:t>
      </w:r>
    </w:p>
    <w:p w14:paraId="314B983B" w14:textId="77777777" w:rsidR="00FC5CB1" w:rsidRDefault="00FC5CB1" w:rsidP="00FC5CB1">
      <w:pPr>
        <w:pStyle w:val="ab"/>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3C1BCBE7" w14:textId="77777777" w:rsidR="00FC5CB1" w:rsidRDefault="00FC5CB1" w:rsidP="00FC5CB1">
      <w:pPr>
        <w:pStyle w:val="ab"/>
        <w:ind w:left="720"/>
        <w:rPr>
          <w:sz w:val="18"/>
          <w:szCs w:val="18"/>
        </w:rPr>
      </w:pPr>
      <w:r>
        <w:rPr>
          <w:sz w:val="18"/>
          <w:szCs w:val="18"/>
        </w:rPr>
        <w:t>!</w:t>
      </w:r>
    </w:p>
    <w:p w14:paraId="116A26CD"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group default</w:t>
      </w:r>
    </w:p>
    <w:p w14:paraId="305F3DB2" w14:textId="77777777" w:rsidR="00FC5CB1" w:rsidRDefault="00FC5CB1" w:rsidP="00FC5CB1">
      <w:pPr>
        <w:pStyle w:val="ab"/>
        <w:ind w:left="720"/>
        <w:rPr>
          <w:sz w:val="18"/>
          <w:szCs w:val="18"/>
        </w:rPr>
      </w:pPr>
      <w:r>
        <w:rPr>
          <w:sz w:val="18"/>
          <w:szCs w:val="18"/>
        </w:rPr>
        <w:lastRenderedPageBreak/>
        <w:t xml:space="preserve">  enable</w:t>
      </w:r>
    </w:p>
    <w:p w14:paraId="50CEAA7B" w14:textId="77777777" w:rsidR="00FC5CB1" w:rsidRDefault="00FC5CB1" w:rsidP="00FC5CB1">
      <w:pPr>
        <w:pStyle w:val="ab"/>
        <w:ind w:left="720"/>
        <w:rPr>
          <w:sz w:val="18"/>
          <w:szCs w:val="18"/>
        </w:rPr>
      </w:pPr>
      <w:r>
        <w:rPr>
          <w:sz w:val="18"/>
          <w:szCs w:val="18"/>
        </w:rPr>
        <w:t xml:space="preserve">  primary 20.242.96.218</w:t>
      </w:r>
    </w:p>
    <w:p w14:paraId="236F2234" w14:textId="77777777" w:rsidR="00FC5CB1" w:rsidRDefault="00FC5CB1" w:rsidP="00FC5CB1">
      <w:pPr>
        <w:pStyle w:val="ab"/>
        <w:ind w:left="720"/>
        <w:rPr>
          <w:sz w:val="18"/>
          <w:szCs w:val="18"/>
        </w:rPr>
      </w:pPr>
      <w:r>
        <w:rPr>
          <w:sz w:val="18"/>
          <w:szCs w:val="18"/>
        </w:rPr>
        <w:t xml:space="preserve">  priority 255</w:t>
      </w:r>
    </w:p>
    <w:p w14:paraId="797FDF7B" w14:textId="77777777" w:rsidR="00FC5CB1" w:rsidRDefault="00FC5CB1" w:rsidP="00FC5CB1">
      <w:pPr>
        <w:pStyle w:val="ab"/>
        <w:ind w:left="720"/>
        <w:rPr>
          <w:sz w:val="18"/>
          <w:szCs w:val="18"/>
        </w:rPr>
      </w:pPr>
      <w:r>
        <w:rPr>
          <w:sz w:val="18"/>
          <w:szCs w:val="18"/>
        </w:rPr>
        <w:t>!</w:t>
      </w:r>
    </w:p>
    <w:p w14:paraId="39AD7389"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site eastus_1</w:t>
      </w:r>
    </w:p>
    <w:p w14:paraId="4E36205E" w14:textId="77777777" w:rsidR="00FC5CB1" w:rsidRDefault="00FC5CB1" w:rsidP="00FC5CB1">
      <w:pPr>
        <w:pStyle w:val="ab"/>
        <w:ind w:left="720"/>
        <w:rPr>
          <w:sz w:val="18"/>
          <w:szCs w:val="18"/>
        </w:rPr>
      </w:pPr>
      <w:r>
        <w:rPr>
          <w:sz w:val="18"/>
          <w:szCs w:val="18"/>
        </w:rPr>
        <w:t xml:space="preserve">  geo-location "North </w:t>
      </w:r>
      <w:proofErr w:type="spellStart"/>
      <w:r>
        <w:rPr>
          <w:sz w:val="18"/>
          <w:szCs w:val="18"/>
        </w:rPr>
        <w:t>America,United</w:t>
      </w:r>
      <w:proofErr w:type="spellEnd"/>
      <w:r>
        <w:rPr>
          <w:sz w:val="18"/>
          <w:szCs w:val="18"/>
        </w:rPr>
        <w:t xml:space="preserve"> States"</w:t>
      </w:r>
    </w:p>
    <w:p w14:paraId="0D848893" w14:textId="77777777" w:rsidR="00FC5CB1" w:rsidRDefault="00FC5CB1" w:rsidP="00FC5CB1">
      <w:pPr>
        <w:pStyle w:val="ab"/>
        <w:ind w:left="720"/>
        <w:rPr>
          <w:sz w:val="18"/>
          <w:szCs w:val="18"/>
        </w:rPr>
      </w:pPr>
      <w:r>
        <w:rPr>
          <w:sz w:val="18"/>
          <w:szCs w:val="18"/>
        </w:rPr>
        <w:t xml:space="preserve">  </w:t>
      </w:r>
      <w:proofErr w:type="spellStart"/>
      <w:r>
        <w:rPr>
          <w:sz w:val="18"/>
          <w:szCs w:val="18"/>
        </w:rPr>
        <w:t>slb</w:t>
      </w:r>
      <w:proofErr w:type="spellEnd"/>
      <w:r>
        <w:rPr>
          <w:sz w:val="18"/>
          <w:szCs w:val="18"/>
        </w:rPr>
        <w:t>-dev slb1 104.211.58.124</w:t>
      </w:r>
    </w:p>
    <w:p w14:paraId="30781B63" w14:textId="77777777" w:rsidR="00FC5CB1" w:rsidRDefault="00FC5CB1" w:rsidP="00FC5CB1">
      <w:pPr>
        <w:pStyle w:val="ab"/>
        <w:ind w:left="720"/>
        <w:rPr>
          <w:sz w:val="18"/>
          <w:szCs w:val="18"/>
        </w:rPr>
      </w:pPr>
      <w:r>
        <w:rPr>
          <w:sz w:val="18"/>
          <w:szCs w:val="18"/>
        </w:rPr>
        <w:t xml:space="preserve">    </w:t>
      </w:r>
      <w:proofErr w:type="spellStart"/>
      <w:r>
        <w:rPr>
          <w:sz w:val="18"/>
          <w:szCs w:val="18"/>
        </w:rPr>
        <w:t>vip</w:t>
      </w:r>
      <w:proofErr w:type="spellEnd"/>
      <w:r>
        <w:rPr>
          <w:sz w:val="18"/>
          <w:szCs w:val="18"/>
        </w:rPr>
        <w:t>-server vs1</w:t>
      </w:r>
    </w:p>
    <w:p w14:paraId="0ABF7059" w14:textId="77777777" w:rsidR="00FC5CB1" w:rsidRDefault="00FC5CB1" w:rsidP="00FC5CB1">
      <w:pPr>
        <w:pStyle w:val="ab"/>
        <w:ind w:left="720"/>
        <w:rPr>
          <w:sz w:val="18"/>
          <w:szCs w:val="18"/>
        </w:rPr>
      </w:pPr>
      <w:r>
        <w:rPr>
          <w:sz w:val="18"/>
          <w:szCs w:val="18"/>
        </w:rPr>
        <w:t>!</w:t>
      </w:r>
    </w:p>
    <w:p w14:paraId="6D45AF77"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site eastus_2</w:t>
      </w:r>
    </w:p>
    <w:p w14:paraId="25695DB8" w14:textId="77777777" w:rsidR="00FC5CB1" w:rsidRDefault="00FC5CB1" w:rsidP="00FC5CB1">
      <w:pPr>
        <w:pStyle w:val="ab"/>
        <w:ind w:left="720"/>
        <w:rPr>
          <w:sz w:val="18"/>
          <w:szCs w:val="18"/>
        </w:rPr>
      </w:pPr>
      <w:r>
        <w:rPr>
          <w:sz w:val="18"/>
          <w:szCs w:val="18"/>
        </w:rPr>
        <w:t xml:space="preserve">  geo-location "North </w:t>
      </w:r>
      <w:proofErr w:type="spellStart"/>
      <w:r>
        <w:rPr>
          <w:sz w:val="18"/>
          <w:szCs w:val="18"/>
        </w:rPr>
        <w:t>America,United</w:t>
      </w:r>
      <w:proofErr w:type="spellEnd"/>
      <w:r>
        <w:rPr>
          <w:sz w:val="18"/>
          <w:szCs w:val="18"/>
        </w:rPr>
        <w:t xml:space="preserve"> States"</w:t>
      </w:r>
    </w:p>
    <w:p w14:paraId="563D2E7D" w14:textId="77777777" w:rsidR="00FC5CB1" w:rsidRDefault="00FC5CB1" w:rsidP="00FC5CB1">
      <w:pPr>
        <w:pStyle w:val="ab"/>
        <w:ind w:left="720"/>
        <w:rPr>
          <w:sz w:val="18"/>
          <w:szCs w:val="18"/>
        </w:rPr>
      </w:pPr>
      <w:r>
        <w:rPr>
          <w:sz w:val="18"/>
          <w:szCs w:val="18"/>
        </w:rPr>
        <w:t xml:space="preserve">  </w:t>
      </w:r>
      <w:proofErr w:type="spellStart"/>
      <w:r>
        <w:rPr>
          <w:sz w:val="18"/>
          <w:szCs w:val="18"/>
        </w:rPr>
        <w:t>slb</w:t>
      </w:r>
      <w:proofErr w:type="spellEnd"/>
      <w:r>
        <w:rPr>
          <w:sz w:val="18"/>
          <w:szCs w:val="18"/>
        </w:rPr>
        <w:t>-dev slb2 104.211.58.122</w:t>
      </w:r>
    </w:p>
    <w:p w14:paraId="042D58AA" w14:textId="77777777" w:rsidR="00FC5CB1" w:rsidRDefault="00FC5CB1" w:rsidP="00FC5CB1">
      <w:pPr>
        <w:pStyle w:val="ab"/>
        <w:ind w:left="720"/>
        <w:rPr>
          <w:sz w:val="18"/>
          <w:szCs w:val="18"/>
        </w:rPr>
      </w:pPr>
      <w:r>
        <w:rPr>
          <w:sz w:val="18"/>
          <w:szCs w:val="18"/>
        </w:rPr>
        <w:t xml:space="preserve">    </w:t>
      </w:r>
      <w:proofErr w:type="spellStart"/>
      <w:r>
        <w:rPr>
          <w:sz w:val="18"/>
          <w:szCs w:val="18"/>
        </w:rPr>
        <w:t>vip</w:t>
      </w:r>
      <w:proofErr w:type="spellEnd"/>
      <w:r>
        <w:rPr>
          <w:sz w:val="18"/>
          <w:szCs w:val="18"/>
        </w:rPr>
        <w:t>-server vs2</w:t>
      </w:r>
    </w:p>
    <w:p w14:paraId="5AAF30C5" w14:textId="77777777" w:rsidR="00FC5CB1" w:rsidRDefault="00FC5CB1" w:rsidP="00FC5CB1">
      <w:pPr>
        <w:pStyle w:val="ab"/>
        <w:ind w:left="720"/>
        <w:rPr>
          <w:sz w:val="18"/>
          <w:szCs w:val="18"/>
        </w:rPr>
      </w:pPr>
      <w:r>
        <w:rPr>
          <w:sz w:val="18"/>
          <w:szCs w:val="18"/>
        </w:rPr>
        <w:t>!</w:t>
      </w:r>
    </w:p>
    <w:p w14:paraId="0DEEEC8E"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site eastus2_1</w:t>
      </w:r>
    </w:p>
    <w:p w14:paraId="21F5C826" w14:textId="77777777" w:rsidR="00FC5CB1" w:rsidRDefault="00FC5CB1" w:rsidP="00FC5CB1">
      <w:pPr>
        <w:pStyle w:val="ab"/>
        <w:ind w:left="720"/>
        <w:rPr>
          <w:sz w:val="18"/>
          <w:szCs w:val="18"/>
        </w:rPr>
      </w:pPr>
      <w:r>
        <w:rPr>
          <w:sz w:val="18"/>
          <w:szCs w:val="18"/>
        </w:rPr>
        <w:t xml:space="preserve">  geo-location "North </w:t>
      </w:r>
      <w:proofErr w:type="spellStart"/>
      <w:r>
        <w:rPr>
          <w:sz w:val="18"/>
          <w:szCs w:val="18"/>
        </w:rPr>
        <w:t>America.United</w:t>
      </w:r>
      <w:proofErr w:type="spellEnd"/>
      <w:r>
        <w:rPr>
          <w:sz w:val="18"/>
          <w:szCs w:val="18"/>
        </w:rPr>
        <w:t xml:space="preserve"> </w:t>
      </w:r>
      <w:proofErr w:type="spellStart"/>
      <w:r>
        <w:rPr>
          <w:sz w:val="18"/>
          <w:szCs w:val="18"/>
        </w:rPr>
        <w:t>States.California.San</w:t>
      </w:r>
      <w:proofErr w:type="spellEnd"/>
      <w:r>
        <w:rPr>
          <w:sz w:val="18"/>
          <w:szCs w:val="18"/>
        </w:rPr>
        <w:t xml:space="preserve"> Jose"</w:t>
      </w:r>
    </w:p>
    <w:p w14:paraId="6D0C14FF" w14:textId="77777777" w:rsidR="00FC5CB1" w:rsidRDefault="00FC5CB1" w:rsidP="00FC5CB1">
      <w:pPr>
        <w:pStyle w:val="ab"/>
        <w:ind w:left="720"/>
        <w:rPr>
          <w:sz w:val="18"/>
          <w:szCs w:val="18"/>
        </w:rPr>
      </w:pPr>
      <w:r>
        <w:rPr>
          <w:sz w:val="18"/>
          <w:szCs w:val="18"/>
        </w:rPr>
        <w:t xml:space="preserve">  </w:t>
      </w:r>
      <w:proofErr w:type="spellStart"/>
      <w:r>
        <w:rPr>
          <w:sz w:val="18"/>
          <w:szCs w:val="18"/>
        </w:rPr>
        <w:t>slb</w:t>
      </w:r>
      <w:proofErr w:type="spellEnd"/>
      <w:r>
        <w:rPr>
          <w:sz w:val="18"/>
          <w:szCs w:val="18"/>
        </w:rPr>
        <w:t>-dev slb3 20.230.76.141</w:t>
      </w:r>
    </w:p>
    <w:p w14:paraId="038E6783" w14:textId="77777777" w:rsidR="00FC5CB1" w:rsidRDefault="00FC5CB1" w:rsidP="00FC5CB1">
      <w:pPr>
        <w:pStyle w:val="ab"/>
        <w:ind w:left="720"/>
        <w:rPr>
          <w:sz w:val="18"/>
          <w:szCs w:val="18"/>
        </w:rPr>
      </w:pPr>
      <w:r>
        <w:rPr>
          <w:sz w:val="18"/>
          <w:szCs w:val="18"/>
        </w:rPr>
        <w:t xml:space="preserve">    </w:t>
      </w:r>
      <w:proofErr w:type="spellStart"/>
      <w:r>
        <w:rPr>
          <w:sz w:val="18"/>
          <w:szCs w:val="18"/>
        </w:rPr>
        <w:t>vip</w:t>
      </w:r>
      <w:proofErr w:type="spellEnd"/>
      <w:r>
        <w:rPr>
          <w:sz w:val="18"/>
          <w:szCs w:val="18"/>
        </w:rPr>
        <w:t>-server vs3</w:t>
      </w:r>
    </w:p>
    <w:p w14:paraId="0925BD39" w14:textId="77777777" w:rsidR="00FC5CB1" w:rsidRDefault="00FC5CB1" w:rsidP="00FC5CB1">
      <w:pPr>
        <w:pStyle w:val="ab"/>
        <w:ind w:left="720"/>
        <w:rPr>
          <w:sz w:val="18"/>
          <w:szCs w:val="18"/>
        </w:rPr>
      </w:pPr>
      <w:r>
        <w:rPr>
          <w:sz w:val="18"/>
          <w:szCs w:val="18"/>
        </w:rPr>
        <w:t>!</w:t>
      </w:r>
    </w:p>
    <w:p w14:paraId="07D8E2C4"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site eastus2_2</w:t>
      </w:r>
    </w:p>
    <w:p w14:paraId="26802F61" w14:textId="77777777" w:rsidR="00FC5CB1" w:rsidRDefault="00FC5CB1" w:rsidP="00FC5CB1">
      <w:pPr>
        <w:pStyle w:val="ab"/>
        <w:ind w:left="720"/>
        <w:rPr>
          <w:sz w:val="18"/>
          <w:szCs w:val="18"/>
        </w:rPr>
      </w:pPr>
      <w:r>
        <w:rPr>
          <w:sz w:val="18"/>
          <w:szCs w:val="18"/>
        </w:rPr>
        <w:t xml:space="preserve">  geo-location "North </w:t>
      </w:r>
      <w:proofErr w:type="spellStart"/>
      <w:r>
        <w:rPr>
          <w:sz w:val="18"/>
          <w:szCs w:val="18"/>
        </w:rPr>
        <w:t>America.United</w:t>
      </w:r>
      <w:proofErr w:type="spellEnd"/>
      <w:r>
        <w:rPr>
          <w:sz w:val="18"/>
          <w:szCs w:val="18"/>
        </w:rPr>
        <w:t xml:space="preserve"> </w:t>
      </w:r>
      <w:proofErr w:type="spellStart"/>
      <w:r>
        <w:rPr>
          <w:sz w:val="18"/>
          <w:szCs w:val="18"/>
        </w:rPr>
        <w:t>States.California.San</w:t>
      </w:r>
      <w:proofErr w:type="spellEnd"/>
      <w:r>
        <w:rPr>
          <w:sz w:val="18"/>
          <w:szCs w:val="18"/>
        </w:rPr>
        <w:t xml:space="preserve"> Jose"</w:t>
      </w:r>
    </w:p>
    <w:p w14:paraId="1EA65C3B" w14:textId="77777777" w:rsidR="00FC5CB1" w:rsidRDefault="00FC5CB1" w:rsidP="00FC5CB1">
      <w:pPr>
        <w:pStyle w:val="ab"/>
        <w:ind w:left="720"/>
        <w:rPr>
          <w:sz w:val="18"/>
          <w:szCs w:val="18"/>
        </w:rPr>
      </w:pPr>
      <w:r>
        <w:rPr>
          <w:sz w:val="18"/>
          <w:szCs w:val="18"/>
        </w:rPr>
        <w:t xml:space="preserve">  </w:t>
      </w:r>
      <w:proofErr w:type="spellStart"/>
      <w:r>
        <w:rPr>
          <w:sz w:val="18"/>
          <w:szCs w:val="18"/>
        </w:rPr>
        <w:t>slb</w:t>
      </w:r>
      <w:proofErr w:type="spellEnd"/>
      <w:r>
        <w:rPr>
          <w:sz w:val="18"/>
          <w:szCs w:val="18"/>
        </w:rPr>
        <w:t>-dev slb4 20.230.78.91</w:t>
      </w:r>
    </w:p>
    <w:p w14:paraId="6F2CFB8D" w14:textId="77777777" w:rsidR="00FC5CB1" w:rsidRDefault="00FC5CB1" w:rsidP="00FC5CB1">
      <w:pPr>
        <w:pStyle w:val="ab"/>
        <w:ind w:left="720"/>
        <w:rPr>
          <w:sz w:val="18"/>
          <w:szCs w:val="18"/>
        </w:rPr>
      </w:pPr>
      <w:r>
        <w:rPr>
          <w:sz w:val="18"/>
          <w:szCs w:val="18"/>
        </w:rPr>
        <w:t xml:space="preserve">    </w:t>
      </w:r>
      <w:proofErr w:type="spellStart"/>
      <w:r>
        <w:rPr>
          <w:sz w:val="18"/>
          <w:szCs w:val="18"/>
        </w:rPr>
        <w:t>vip</w:t>
      </w:r>
      <w:proofErr w:type="spellEnd"/>
      <w:r>
        <w:rPr>
          <w:sz w:val="18"/>
          <w:szCs w:val="18"/>
        </w:rPr>
        <w:t>-server vs4</w:t>
      </w:r>
    </w:p>
    <w:p w14:paraId="2BBB524D" w14:textId="77777777" w:rsidR="00FC5CB1" w:rsidRDefault="00FC5CB1" w:rsidP="00FC5CB1">
      <w:pPr>
        <w:pStyle w:val="ab"/>
        <w:ind w:left="720"/>
        <w:rPr>
          <w:sz w:val="18"/>
          <w:szCs w:val="18"/>
        </w:rPr>
      </w:pPr>
      <w:r>
        <w:rPr>
          <w:sz w:val="18"/>
          <w:szCs w:val="18"/>
        </w:rPr>
        <w:t>!</w:t>
      </w:r>
    </w:p>
    <w:p w14:paraId="4C511409"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policy a10</w:t>
      </w:r>
    </w:p>
    <w:p w14:paraId="5D7A82B9" w14:textId="77777777" w:rsidR="00FC5CB1" w:rsidRDefault="00FC5CB1" w:rsidP="00FC5CB1">
      <w:pPr>
        <w:pStyle w:val="ab"/>
        <w:ind w:left="720"/>
        <w:rPr>
          <w:sz w:val="18"/>
          <w:szCs w:val="18"/>
        </w:rPr>
      </w:pPr>
      <w:r>
        <w:rPr>
          <w:sz w:val="18"/>
          <w:szCs w:val="18"/>
        </w:rPr>
        <w:t xml:space="preserve">  metric-order health-check geographic</w:t>
      </w:r>
    </w:p>
    <w:p w14:paraId="3FF5CACC" w14:textId="77777777" w:rsidR="00FC5CB1" w:rsidRPr="00FC5CB1" w:rsidRDefault="00FC5CB1" w:rsidP="00FC5CB1">
      <w:pPr>
        <w:pStyle w:val="ab"/>
        <w:ind w:left="720"/>
        <w:rPr>
          <w:sz w:val="18"/>
          <w:szCs w:val="18"/>
          <w:lang w:val="fr-FR"/>
        </w:rPr>
      </w:pPr>
      <w:r>
        <w:rPr>
          <w:sz w:val="18"/>
          <w:szCs w:val="18"/>
        </w:rPr>
        <w:t xml:space="preserve">  </w:t>
      </w:r>
      <w:proofErr w:type="spellStart"/>
      <w:r w:rsidRPr="004404E2">
        <w:rPr>
          <w:sz w:val="18"/>
          <w:szCs w:val="18"/>
          <w:lang w:val="fr-FR"/>
        </w:rPr>
        <w:t>dns</w:t>
      </w:r>
      <w:proofErr w:type="spellEnd"/>
      <w:r w:rsidRPr="004404E2">
        <w:rPr>
          <w:sz w:val="18"/>
          <w:szCs w:val="18"/>
          <w:lang w:val="fr-FR"/>
        </w:rPr>
        <w:t xml:space="preserve"> server</w:t>
      </w:r>
    </w:p>
    <w:p w14:paraId="5371DAE9" w14:textId="77777777" w:rsidR="00FC5CB1" w:rsidRPr="00FC5CB1" w:rsidRDefault="00FC5CB1" w:rsidP="00FC5CB1">
      <w:pPr>
        <w:pStyle w:val="ab"/>
        <w:ind w:left="720"/>
        <w:rPr>
          <w:sz w:val="18"/>
          <w:szCs w:val="18"/>
          <w:lang w:val="fr-FR"/>
        </w:rPr>
      </w:pPr>
      <w:r w:rsidRPr="004404E2">
        <w:rPr>
          <w:sz w:val="18"/>
          <w:szCs w:val="18"/>
          <w:lang w:val="fr-FR"/>
        </w:rPr>
        <w:t>!</w:t>
      </w:r>
    </w:p>
    <w:p w14:paraId="51E7FE93" w14:textId="77777777" w:rsidR="00FC5CB1" w:rsidRPr="00FC5CB1" w:rsidRDefault="00FC5CB1" w:rsidP="00FC5CB1">
      <w:pPr>
        <w:pStyle w:val="ab"/>
        <w:ind w:left="720"/>
        <w:rPr>
          <w:sz w:val="18"/>
          <w:szCs w:val="18"/>
          <w:lang w:val="fr-FR"/>
        </w:rPr>
      </w:pPr>
      <w:proofErr w:type="spellStart"/>
      <w:r w:rsidRPr="004404E2">
        <w:rPr>
          <w:sz w:val="18"/>
          <w:szCs w:val="18"/>
          <w:lang w:val="fr-FR"/>
        </w:rPr>
        <w:t>gslb</w:t>
      </w:r>
      <w:proofErr w:type="spellEnd"/>
      <w:r w:rsidRPr="004404E2">
        <w:rPr>
          <w:sz w:val="18"/>
          <w:szCs w:val="18"/>
          <w:lang w:val="fr-FR"/>
        </w:rPr>
        <w:t xml:space="preserve"> zone gslb.a10.com</w:t>
      </w:r>
    </w:p>
    <w:p w14:paraId="4C1E36C0" w14:textId="77777777" w:rsidR="00FC5CB1" w:rsidRDefault="00FC5CB1" w:rsidP="00FC5CB1">
      <w:pPr>
        <w:pStyle w:val="ab"/>
        <w:ind w:left="720"/>
        <w:rPr>
          <w:sz w:val="18"/>
          <w:szCs w:val="18"/>
        </w:rPr>
      </w:pPr>
      <w:r w:rsidRPr="004404E2">
        <w:rPr>
          <w:sz w:val="18"/>
          <w:szCs w:val="18"/>
          <w:lang w:val="fr-FR"/>
        </w:rPr>
        <w:t xml:space="preserve">  </w:t>
      </w:r>
      <w:r>
        <w:rPr>
          <w:sz w:val="18"/>
          <w:szCs w:val="18"/>
        </w:rPr>
        <w:t>policy a10</w:t>
      </w:r>
    </w:p>
    <w:p w14:paraId="3E274C6D" w14:textId="77777777" w:rsidR="00FC5CB1" w:rsidRDefault="00FC5CB1" w:rsidP="00FC5CB1">
      <w:pPr>
        <w:pStyle w:val="ab"/>
        <w:ind w:left="720"/>
        <w:rPr>
          <w:sz w:val="18"/>
          <w:szCs w:val="18"/>
        </w:rPr>
      </w:pPr>
      <w:r>
        <w:rPr>
          <w:sz w:val="18"/>
          <w:szCs w:val="18"/>
        </w:rPr>
        <w:t xml:space="preserve">  service 80 www</w:t>
      </w:r>
    </w:p>
    <w:p w14:paraId="04ABC1ED" w14:textId="77777777" w:rsidR="00FC5CB1" w:rsidRDefault="00FC5CB1" w:rsidP="00FC5CB1">
      <w:pPr>
        <w:pStyle w:val="ab"/>
        <w:ind w:left="720"/>
        <w:rPr>
          <w:sz w:val="18"/>
          <w:szCs w:val="18"/>
        </w:rPr>
      </w:pPr>
      <w:r>
        <w:rPr>
          <w:sz w:val="18"/>
          <w:szCs w:val="18"/>
        </w:rPr>
        <w:t xml:space="preserve">    </w:t>
      </w:r>
      <w:proofErr w:type="spellStart"/>
      <w:r>
        <w:rPr>
          <w:sz w:val="18"/>
          <w:szCs w:val="18"/>
        </w:rPr>
        <w:t>dns</w:t>
      </w:r>
      <w:proofErr w:type="spellEnd"/>
      <w:r>
        <w:rPr>
          <w:sz w:val="18"/>
          <w:szCs w:val="18"/>
        </w:rPr>
        <w:t>-a-record vs1 static</w:t>
      </w:r>
    </w:p>
    <w:p w14:paraId="4C3B49C9" w14:textId="77777777" w:rsidR="00FC5CB1" w:rsidRDefault="00FC5CB1" w:rsidP="00FC5CB1">
      <w:pPr>
        <w:pStyle w:val="ab"/>
        <w:ind w:left="720"/>
        <w:rPr>
          <w:sz w:val="18"/>
          <w:szCs w:val="18"/>
        </w:rPr>
      </w:pPr>
      <w:r>
        <w:rPr>
          <w:sz w:val="18"/>
          <w:szCs w:val="18"/>
        </w:rPr>
        <w:t xml:space="preserve">    </w:t>
      </w:r>
      <w:proofErr w:type="spellStart"/>
      <w:r>
        <w:rPr>
          <w:sz w:val="18"/>
          <w:szCs w:val="18"/>
        </w:rPr>
        <w:t>dns</w:t>
      </w:r>
      <w:proofErr w:type="spellEnd"/>
      <w:r>
        <w:rPr>
          <w:sz w:val="18"/>
          <w:szCs w:val="18"/>
        </w:rPr>
        <w:t>-a-record vs2 static</w:t>
      </w:r>
    </w:p>
    <w:p w14:paraId="198A6FB3" w14:textId="77777777" w:rsidR="00FC5CB1" w:rsidRDefault="00FC5CB1" w:rsidP="00FC5CB1">
      <w:pPr>
        <w:pStyle w:val="ab"/>
        <w:ind w:left="720"/>
        <w:rPr>
          <w:sz w:val="18"/>
          <w:szCs w:val="18"/>
        </w:rPr>
      </w:pPr>
      <w:r>
        <w:rPr>
          <w:sz w:val="18"/>
          <w:szCs w:val="18"/>
        </w:rPr>
        <w:t xml:space="preserve">    </w:t>
      </w:r>
      <w:proofErr w:type="spellStart"/>
      <w:r>
        <w:rPr>
          <w:sz w:val="18"/>
          <w:szCs w:val="18"/>
        </w:rPr>
        <w:t>dns</w:t>
      </w:r>
      <w:proofErr w:type="spellEnd"/>
      <w:r>
        <w:rPr>
          <w:sz w:val="18"/>
          <w:szCs w:val="18"/>
        </w:rPr>
        <w:t>-a-record vs3 static</w:t>
      </w:r>
    </w:p>
    <w:p w14:paraId="6EEBEB09" w14:textId="77777777" w:rsidR="00FC5CB1" w:rsidRDefault="00FC5CB1" w:rsidP="00FC5CB1">
      <w:pPr>
        <w:pStyle w:val="ab"/>
        <w:ind w:left="720"/>
        <w:rPr>
          <w:sz w:val="18"/>
          <w:szCs w:val="18"/>
        </w:rPr>
      </w:pPr>
      <w:r>
        <w:rPr>
          <w:sz w:val="18"/>
          <w:szCs w:val="18"/>
        </w:rPr>
        <w:t xml:space="preserve">    </w:t>
      </w:r>
      <w:proofErr w:type="spellStart"/>
      <w:r>
        <w:rPr>
          <w:sz w:val="18"/>
          <w:szCs w:val="18"/>
        </w:rPr>
        <w:t>dns</w:t>
      </w:r>
      <w:proofErr w:type="spellEnd"/>
      <w:r>
        <w:rPr>
          <w:sz w:val="18"/>
          <w:szCs w:val="18"/>
        </w:rPr>
        <w:t>-a-record vs4 static</w:t>
      </w:r>
    </w:p>
    <w:p w14:paraId="6BA49D45" w14:textId="77777777" w:rsidR="00FC5CB1" w:rsidRDefault="00FC5CB1" w:rsidP="00FC5CB1">
      <w:pPr>
        <w:pStyle w:val="ab"/>
        <w:ind w:left="720"/>
        <w:rPr>
          <w:sz w:val="18"/>
          <w:szCs w:val="18"/>
        </w:rPr>
      </w:pPr>
      <w:r>
        <w:rPr>
          <w:sz w:val="18"/>
          <w:szCs w:val="18"/>
        </w:rPr>
        <w:t>!</w:t>
      </w:r>
    </w:p>
    <w:p w14:paraId="25325A93"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protocol status-interval 1</w:t>
      </w:r>
    </w:p>
    <w:p w14:paraId="17C992A5" w14:textId="77777777" w:rsidR="00FC5CB1" w:rsidRDefault="00FC5CB1" w:rsidP="00FC5CB1">
      <w:pPr>
        <w:pStyle w:val="ab"/>
        <w:ind w:left="720"/>
        <w:rPr>
          <w:sz w:val="18"/>
          <w:szCs w:val="18"/>
        </w:rPr>
      </w:pPr>
      <w:r>
        <w:rPr>
          <w:sz w:val="18"/>
          <w:szCs w:val="18"/>
        </w:rPr>
        <w:t>!</w:t>
      </w:r>
    </w:p>
    <w:p w14:paraId="2B0B843B" w14:textId="77777777" w:rsidR="00FC5CB1" w:rsidRDefault="00FC5CB1" w:rsidP="00FC5CB1">
      <w:pPr>
        <w:pStyle w:val="ab"/>
        <w:ind w:left="720"/>
        <w:rPr>
          <w:sz w:val="18"/>
          <w:szCs w:val="18"/>
        </w:rPr>
      </w:pPr>
      <w:proofErr w:type="spellStart"/>
      <w:r>
        <w:rPr>
          <w:sz w:val="18"/>
          <w:szCs w:val="18"/>
        </w:rPr>
        <w:t>gslb</w:t>
      </w:r>
      <w:proofErr w:type="spellEnd"/>
      <w:r>
        <w:rPr>
          <w:sz w:val="18"/>
          <w:szCs w:val="18"/>
        </w:rPr>
        <w:t xml:space="preserve"> protocol enable controller</w:t>
      </w:r>
    </w:p>
    <w:p w14:paraId="7FA253BC" w14:textId="77777777" w:rsidR="00FC5CB1" w:rsidRPr="00FC5CB1" w:rsidRDefault="00FC5CB1" w:rsidP="00FC5CB1"/>
    <w:p w14:paraId="7FA80B5A" w14:textId="548C694C" w:rsidR="00FC5CB1" w:rsidRDefault="00FC5CB1" w:rsidP="00FC5CB1">
      <w:pPr>
        <w:pStyle w:val="3"/>
        <w:rPr>
          <w:sz w:val="28"/>
          <w:szCs w:val="28"/>
        </w:rPr>
      </w:pPr>
      <w:bookmarkStart w:id="23" w:name="_Toc112852329"/>
      <w:r>
        <w:rPr>
          <w:rFonts w:hint="eastAsia"/>
          <w:sz w:val="28"/>
          <w:szCs w:val="28"/>
        </w:rPr>
        <w:t>C</w:t>
      </w:r>
      <w:r>
        <w:rPr>
          <w:sz w:val="28"/>
          <w:szCs w:val="28"/>
        </w:rPr>
        <w:t>onfigure</w:t>
      </w:r>
      <w:bookmarkEnd w:id="23"/>
    </w:p>
    <w:p w14:paraId="29B07A47" w14:textId="4F32DBA4" w:rsidR="00597240" w:rsidRDefault="00247FEF" w:rsidP="00597240">
      <w:pPr>
        <w:rPr>
          <w:lang w:val="en-US" w:eastAsia="zh-CN"/>
        </w:rPr>
      </w:pPr>
      <w:r>
        <w:rPr>
          <w:rFonts w:hint="eastAsia"/>
          <w:lang w:val="en-US" w:eastAsia="zh-CN"/>
        </w:rPr>
        <w:t>U</w:t>
      </w:r>
      <w:r>
        <w:rPr>
          <w:lang w:val="en-US" w:eastAsia="zh-CN"/>
        </w:rPr>
        <w:t xml:space="preserve">ser can set following configurations in </w:t>
      </w:r>
      <w:proofErr w:type="spellStart"/>
      <w:r w:rsidRPr="00247FEF">
        <w:rPr>
          <w:lang w:val="en-US" w:eastAsia="zh-CN"/>
        </w:rPr>
        <w:t>ARM_TMPL_GSLB_SLB_PARAM.json</w:t>
      </w:r>
      <w:proofErr w:type="spellEnd"/>
      <w:r>
        <w:rPr>
          <w:lang w:val="en-US" w:eastAsia="zh-CN"/>
        </w:rPr>
        <w:t xml:space="preserve"> based on their </w:t>
      </w:r>
      <w:r w:rsidR="00745D69">
        <w:rPr>
          <w:lang w:val="en-US" w:eastAsia="zh-CN"/>
        </w:rPr>
        <w:t>needs.</w:t>
      </w:r>
    </w:p>
    <w:p w14:paraId="04FE63E5" w14:textId="77777777" w:rsidR="002652D4" w:rsidRPr="002652D4" w:rsidRDefault="00745D69">
      <w:pPr>
        <w:pStyle w:val="aa"/>
        <w:numPr>
          <w:ilvl w:val="0"/>
          <w:numId w:val="6"/>
        </w:numPr>
        <w:spacing w:after="160" w:line="256" w:lineRule="auto"/>
        <w:rPr>
          <w:sz w:val="22"/>
        </w:rPr>
      </w:pPr>
      <w:r>
        <w:t>slbServerHostOrDomain1(</w:t>
      </w:r>
      <w:proofErr w:type="spellStart"/>
      <w:r>
        <w:t>servername</w:t>
      </w:r>
      <w:proofErr w:type="spellEnd"/>
      <w:r>
        <w:t>, host)</w:t>
      </w:r>
    </w:p>
    <w:p w14:paraId="65E199A2" w14:textId="4F38C233" w:rsidR="00745D69" w:rsidRDefault="00102B12" w:rsidP="002652D4">
      <w:pPr>
        <w:pStyle w:val="aa"/>
        <w:spacing w:after="160" w:line="256" w:lineRule="auto"/>
        <w:ind w:left="1440"/>
        <w:rPr>
          <w:sz w:val="22"/>
        </w:rPr>
      </w:pPr>
      <w:r>
        <w:t xml:space="preserve">For </w:t>
      </w:r>
      <w:proofErr w:type="spellStart"/>
      <w:r>
        <w:t>slb</w:t>
      </w:r>
      <w:proofErr w:type="spellEnd"/>
      <w:r>
        <w:t xml:space="preserve"> server configuration on site device. </w:t>
      </w:r>
      <w:r w:rsidR="002652D4">
        <w:t>The</w:t>
      </w:r>
      <w:r w:rsidR="00745D69">
        <w:t xml:space="preserve"> real server</w:t>
      </w:r>
      <w:r w:rsidR="002652D4">
        <w:t xml:space="preserve"> </w:t>
      </w:r>
      <w:r w:rsidR="00745D69">
        <w:t xml:space="preserve">(ubuntu) </w:t>
      </w:r>
      <w:r w:rsidR="002652D4">
        <w:t>IP</w:t>
      </w:r>
      <w:r w:rsidR="00745D69">
        <w:t xml:space="preserve"> addresses</w:t>
      </w:r>
      <w:r w:rsidR="002652D4">
        <w:t xml:space="preserve"> connect to site </w:t>
      </w:r>
      <w:r w:rsidR="004C6CE8">
        <w:t>1 (</w:t>
      </w:r>
      <w:r w:rsidR="00BA3267">
        <w:t xml:space="preserve">site </w:t>
      </w:r>
      <w:r w:rsidR="002652D4">
        <w:t xml:space="preserve">device 1 of </w:t>
      </w:r>
      <w:r w:rsidR="004C6CE8">
        <w:t>region 1).</w:t>
      </w:r>
    </w:p>
    <w:p w14:paraId="603E95F7" w14:textId="77777777" w:rsidR="004C6CE8" w:rsidRDefault="00745D69">
      <w:pPr>
        <w:pStyle w:val="aa"/>
        <w:numPr>
          <w:ilvl w:val="0"/>
          <w:numId w:val="6"/>
        </w:numPr>
        <w:spacing w:after="160" w:line="256" w:lineRule="auto"/>
      </w:pPr>
      <w:r>
        <w:t>slbServerHostOrDomain2(</w:t>
      </w:r>
      <w:proofErr w:type="spellStart"/>
      <w:r>
        <w:t>servername</w:t>
      </w:r>
      <w:proofErr w:type="spellEnd"/>
      <w:r>
        <w:t>, host)</w:t>
      </w:r>
    </w:p>
    <w:p w14:paraId="1ACFC1FB" w14:textId="05CA932C" w:rsidR="00745D69" w:rsidRDefault="00102B12" w:rsidP="004C6CE8">
      <w:pPr>
        <w:pStyle w:val="aa"/>
        <w:spacing w:after="160" w:line="256" w:lineRule="auto"/>
        <w:ind w:left="1440"/>
      </w:pPr>
      <w:r>
        <w:t xml:space="preserve">For </w:t>
      </w:r>
      <w:proofErr w:type="spellStart"/>
      <w:r>
        <w:t>slb</w:t>
      </w:r>
      <w:proofErr w:type="spellEnd"/>
      <w:r>
        <w:t xml:space="preserve"> server configuration on site device.</w:t>
      </w:r>
      <w:r>
        <w:t xml:space="preserve"> </w:t>
      </w:r>
      <w:r w:rsidR="004C6CE8">
        <w:t xml:space="preserve">The real server (ubuntu) IP addresses connect to site </w:t>
      </w:r>
      <w:r w:rsidR="004C6CE8">
        <w:t>2 (</w:t>
      </w:r>
      <w:r w:rsidR="00BA3267">
        <w:t xml:space="preserve">site </w:t>
      </w:r>
      <w:r w:rsidR="004C6CE8">
        <w:t xml:space="preserve">device </w:t>
      </w:r>
      <w:r w:rsidR="004C6CE8">
        <w:t>2</w:t>
      </w:r>
      <w:r w:rsidR="004C6CE8">
        <w:t xml:space="preserve"> of region 1</w:t>
      </w:r>
      <w:r w:rsidR="004C6CE8">
        <w:t>)</w:t>
      </w:r>
      <w:r w:rsidR="004C6CE8">
        <w:t>.</w:t>
      </w:r>
    </w:p>
    <w:p w14:paraId="640E401B" w14:textId="77777777" w:rsidR="004C6CE8" w:rsidRDefault="00745D69">
      <w:pPr>
        <w:pStyle w:val="aa"/>
        <w:numPr>
          <w:ilvl w:val="0"/>
          <w:numId w:val="6"/>
        </w:numPr>
        <w:spacing w:after="160" w:line="256" w:lineRule="auto"/>
      </w:pPr>
      <w:r>
        <w:t>slbServerHostOrDomain3(</w:t>
      </w:r>
      <w:proofErr w:type="spellStart"/>
      <w:r>
        <w:t>servername</w:t>
      </w:r>
      <w:proofErr w:type="spellEnd"/>
      <w:r>
        <w:t>, host)</w:t>
      </w:r>
    </w:p>
    <w:p w14:paraId="2F5183C4" w14:textId="16AEC0D8" w:rsidR="00745D69" w:rsidRDefault="00102B12" w:rsidP="004C6CE8">
      <w:pPr>
        <w:pStyle w:val="aa"/>
        <w:spacing w:after="160" w:line="256" w:lineRule="auto"/>
        <w:ind w:left="1440"/>
      </w:pPr>
      <w:r>
        <w:t xml:space="preserve">For </w:t>
      </w:r>
      <w:proofErr w:type="spellStart"/>
      <w:r>
        <w:t>slb</w:t>
      </w:r>
      <w:proofErr w:type="spellEnd"/>
      <w:r>
        <w:t xml:space="preserve"> server configuration on site device.</w:t>
      </w:r>
      <w:r>
        <w:t xml:space="preserve"> </w:t>
      </w:r>
      <w:r w:rsidR="004C6CE8">
        <w:t xml:space="preserve">The real server (ubuntu) IP addresses connect to site </w:t>
      </w:r>
      <w:r w:rsidR="004C6CE8">
        <w:t>3 (</w:t>
      </w:r>
      <w:r w:rsidR="00BA3267">
        <w:t xml:space="preserve">site </w:t>
      </w:r>
      <w:r w:rsidR="004C6CE8">
        <w:t xml:space="preserve">device 1 of region </w:t>
      </w:r>
      <w:r w:rsidR="004C6CE8">
        <w:t>2)</w:t>
      </w:r>
      <w:r w:rsidR="004C6CE8">
        <w:t>.</w:t>
      </w:r>
    </w:p>
    <w:p w14:paraId="6538B7EA" w14:textId="2BD5C18F" w:rsidR="00745D69" w:rsidRDefault="00745D69">
      <w:pPr>
        <w:pStyle w:val="aa"/>
        <w:numPr>
          <w:ilvl w:val="0"/>
          <w:numId w:val="6"/>
        </w:numPr>
        <w:spacing w:after="160" w:line="256" w:lineRule="auto"/>
      </w:pPr>
      <w:r>
        <w:lastRenderedPageBreak/>
        <w:t>slbServerHostOrDomain4(</w:t>
      </w:r>
      <w:proofErr w:type="spellStart"/>
      <w:r>
        <w:t>servername</w:t>
      </w:r>
      <w:proofErr w:type="spellEnd"/>
      <w:r>
        <w:t>, host)</w:t>
      </w:r>
    </w:p>
    <w:p w14:paraId="426F65B0" w14:textId="7842623B" w:rsidR="004C6CE8" w:rsidRDefault="00102B12" w:rsidP="004C6CE8">
      <w:pPr>
        <w:pStyle w:val="aa"/>
        <w:spacing w:after="160" w:line="256" w:lineRule="auto"/>
        <w:ind w:left="1440"/>
      </w:pPr>
      <w:r>
        <w:t xml:space="preserve">For </w:t>
      </w:r>
      <w:proofErr w:type="spellStart"/>
      <w:r>
        <w:t>slb</w:t>
      </w:r>
      <w:proofErr w:type="spellEnd"/>
      <w:r>
        <w:t xml:space="preserve"> server configuration on site device.</w:t>
      </w:r>
      <w:r>
        <w:t xml:space="preserve"> </w:t>
      </w:r>
      <w:r w:rsidR="004C6CE8">
        <w:t xml:space="preserve">The real server (ubuntu) IP addresses connect to site </w:t>
      </w:r>
      <w:r w:rsidR="004C6CE8">
        <w:t>4</w:t>
      </w:r>
      <w:r w:rsidR="004C6CE8">
        <w:t xml:space="preserve"> (</w:t>
      </w:r>
      <w:r w:rsidR="00BA3267">
        <w:t xml:space="preserve">site </w:t>
      </w:r>
      <w:r w:rsidR="004C6CE8">
        <w:t xml:space="preserve">device </w:t>
      </w:r>
      <w:r w:rsidR="004C6CE8">
        <w:t>2</w:t>
      </w:r>
      <w:r w:rsidR="004C6CE8">
        <w:t xml:space="preserve"> of region 2).</w:t>
      </w:r>
    </w:p>
    <w:p w14:paraId="25BF7097" w14:textId="77777777" w:rsidR="00102B12" w:rsidRDefault="00102B12" w:rsidP="004C6CE8">
      <w:pPr>
        <w:pStyle w:val="aa"/>
        <w:spacing w:after="160" w:line="256" w:lineRule="auto"/>
        <w:ind w:left="1440"/>
        <w:rPr>
          <w:rFonts w:hint="eastAsia"/>
        </w:rPr>
      </w:pPr>
    </w:p>
    <w:p w14:paraId="4BF4714F" w14:textId="77777777" w:rsidR="00745D69" w:rsidRDefault="00745D69">
      <w:pPr>
        <w:pStyle w:val="aa"/>
        <w:numPr>
          <w:ilvl w:val="0"/>
          <w:numId w:val="6"/>
        </w:numPr>
        <w:spacing w:after="160" w:line="256" w:lineRule="auto"/>
      </w:pPr>
      <w:r>
        <w:t>slbServerPortList1(port-number, protocol)</w:t>
      </w:r>
    </w:p>
    <w:p w14:paraId="7BABD3B7" w14:textId="77777777" w:rsidR="00745D69" w:rsidRDefault="00745D69">
      <w:pPr>
        <w:pStyle w:val="aa"/>
        <w:numPr>
          <w:ilvl w:val="0"/>
          <w:numId w:val="6"/>
        </w:numPr>
        <w:spacing w:after="160" w:line="256" w:lineRule="auto"/>
      </w:pPr>
      <w:r>
        <w:t>slbServerPortList2(port-number, protocol)</w:t>
      </w:r>
    </w:p>
    <w:p w14:paraId="09E60287" w14:textId="77777777" w:rsidR="00745D69" w:rsidRDefault="00745D69">
      <w:pPr>
        <w:pStyle w:val="aa"/>
        <w:numPr>
          <w:ilvl w:val="0"/>
          <w:numId w:val="6"/>
        </w:numPr>
        <w:spacing w:after="160" w:line="256" w:lineRule="auto"/>
      </w:pPr>
      <w:r>
        <w:t>slbServerPortList3(port-number, protocol)</w:t>
      </w:r>
    </w:p>
    <w:p w14:paraId="57FBB003" w14:textId="4907744B" w:rsidR="00745D69" w:rsidRDefault="00745D69">
      <w:pPr>
        <w:pStyle w:val="aa"/>
        <w:numPr>
          <w:ilvl w:val="0"/>
          <w:numId w:val="6"/>
        </w:numPr>
        <w:spacing w:after="160" w:line="256" w:lineRule="auto"/>
      </w:pPr>
      <w:r>
        <w:t>slbServerPortList4(port-number, protocol)</w:t>
      </w:r>
    </w:p>
    <w:p w14:paraId="3E053371" w14:textId="24C7929C" w:rsidR="00E02A45" w:rsidRDefault="00102B12" w:rsidP="00E02A45">
      <w:pPr>
        <w:pStyle w:val="aa"/>
        <w:spacing w:after="160" w:line="256" w:lineRule="auto"/>
        <w:ind w:left="1440"/>
      </w:pPr>
      <w:r>
        <w:t xml:space="preserve">For </w:t>
      </w:r>
      <w:r>
        <w:t xml:space="preserve">port </w:t>
      </w:r>
      <w:r>
        <w:t>configuration</w:t>
      </w:r>
      <w:r>
        <w:t xml:space="preserve"> under </w:t>
      </w:r>
      <w:proofErr w:type="spellStart"/>
      <w:r>
        <w:t>slb</w:t>
      </w:r>
      <w:proofErr w:type="spellEnd"/>
      <w:r>
        <w:t xml:space="preserve"> server</w:t>
      </w:r>
      <w:r>
        <w:t xml:space="preserve"> on site device</w:t>
      </w:r>
      <w:r>
        <w:t>s</w:t>
      </w:r>
      <w:r>
        <w:t>.</w:t>
      </w:r>
    </w:p>
    <w:p w14:paraId="17502259" w14:textId="77777777" w:rsidR="00102B12" w:rsidRDefault="00102B12" w:rsidP="00E02A45">
      <w:pPr>
        <w:pStyle w:val="aa"/>
        <w:spacing w:after="160" w:line="256" w:lineRule="auto"/>
        <w:ind w:left="1440"/>
        <w:rPr>
          <w:rFonts w:hint="eastAsia"/>
        </w:rPr>
      </w:pPr>
    </w:p>
    <w:p w14:paraId="6D9C3B0E" w14:textId="77777777" w:rsidR="00745D69" w:rsidRDefault="00745D69">
      <w:pPr>
        <w:pStyle w:val="aa"/>
        <w:numPr>
          <w:ilvl w:val="0"/>
          <w:numId w:val="6"/>
        </w:numPr>
        <w:spacing w:after="160" w:line="256" w:lineRule="auto"/>
      </w:pPr>
      <w:r>
        <w:t>serviceGroupList1(name, protocol, member-list)</w:t>
      </w:r>
    </w:p>
    <w:p w14:paraId="1D926B5E" w14:textId="77777777" w:rsidR="00745D69" w:rsidRDefault="00745D69">
      <w:pPr>
        <w:pStyle w:val="aa"/>
        <w:numPr>
          <w:ilvl w:val="0"/>
          <w:numId w:val="6"/>
        </w:numPr>
        <w:spacing w:after="160" w:line="256" w:lineRule="auto"/>
      </w:pPr>
      <w:r>
        <w:t>serviceGroupList2(name, protocol, member-list)</w:t>
      </w:r>
    </w:p>
    <w:p w14:paraId="178D670E" w14:textId="794ECAAF" w:rsidR="00745D69" w:rsidRDefault="00745D69">
      <w:pPr>
        <w:pStyle w:val="aa"/>
        <w:numPr>
          <w:ilvl w:val="0"/>
          <w:numId w:val="6"/>
        </w:numPr>
        <w:spacing w:after="160" w:line="256" w:lineRule="auto"/>
      </w:pPr>
      <w:r>
        <w:t>serviceGroupList3(name, protocol, member-list)</w:t>
      </w:r>
    </w:p>
    <w:p w14:paraId="26B730AC" w14:textId="1AE3ABB1" w:rsidR="00745D69" w:rsidRDefault="00745D69">
      <w:pPr>
        <w:pStyle w:val="aa"/>
        <w:numPr>
          <w:ilvl w:val="0"/>
          <w:numId w:val="6"/>
        </w:numPr>
        <w:spacing w:after="160" w:line="256" w:lineRule="auto"/>
      </w:pPr>
      <w:r>
        <w:t>serviceGroupList4(name, protocol, member-list)</w:t>
      </w:r>
    </w:p>
    <w:p w14:paraId="2B3E7720" w14:textId="4656630A" w:rsidR="00102B12" w:rsidRDefault="00102B12" w:rsidP="00102B12">
      <w:pPr>
        <w:pStyle w:val="aa"/>
        <w:spacing w:after="160" w:line="256" w:lineRule="auto"/>
        <w:ind w:left="1440"/>
      </w:pPr>
      <w:r>
        <w:t xml:space="preserve">For </w:t>
      </w:r>
      <w:r>
        <w:t>service group</w:t>
      </w:r>
      <w:r>
        <w:t xml:space="preserve"> configuration on site devices.</w:t>
      </w:r>
    </w:p>
    <w:p w14:paraId="3FD03242" w14:textId="77777777" w:rsidR="00102B12" w:rsidRPr="00102B12" w:rsidRDefault="00102B12" w:rsidP="00102B12">
      <w:pPr>
        <w:pStyle w:val="aa"/>
        <w:spacing w:after="160" w:line="256" w:lineRule="auto"/>
        <w:ind w:left="1440"/>
        <w:rPr>
          <w:rFonts w:hint="eastAsia"/>
        </w:rPr>
      </w:pPr>
    </w:p>
    <w:p w14:paraId="5CD2ECE2" w14:textId="77777777" w:rsidR="00745D69" w:rsidRDefault="00745D69">
      <w:pPr>
        <w:pStyle w:val="aa"/>
        <w:numPr>
          <w:ilvl w:val="0"/>
          <w:numId w:val="6"/>
        </w:numPr>
        <w:spacing w:after="160" w:line="256" w:lineRule="auto"/>
      </w:pPr>
      <w:r>
        <w:t>virtualServerList1(virtual-server-name, value)</w:t>
      </w:r>
    </w:p>
    <w:p w14:paraId="22D66EFF" w14:textId="77777777" w:rsidR="00745D69" w:rsidRDefault="00745D69">
      <w:pPr>
        <w:pStyle w:val="aa"/>
        <w:numPr>
          <w:ilvl w:val="0"/>
          <w:numId w:val="6"/>
        </w:numPr>
        <w:spacing w:after="160" w:line="256" w:lineRule="auto"/>
      </w:pPr>
      <w:r>
        <w:t>virtualServerList2(virtual-server-name, value)</w:t>
      </w:r>
    </w:p>
    <w:p w14:paraId="176CFEC3" w14:textId="77777777" w:rsidR="00745D69" w:rsidRDefault="00745D69">
      <w:pPr>
        <w:pStyle w:val="aa"/>
        <w:numPr>
          <w:ilvl w:val="0"/>
          <w:numId w:val="6"/>
        </w:numPr>
        <w:spacing w:after="160" w:line="256" w:lineRule="auto"/>
      </w:pPr>
      <w:r>
        <w:t>virtualServerList3(virtual-server-name, value)</w:t>
      </w:r>
    </w:p>
    <w:p w14:paraId="4B763550" w14:textId="7B223E09" w:rsidR="00745D69" w:rsidRDefault="00745D69">
      <w:pPr>
        <w:pStyle w:val="aa"/>
        <w:numPr>
          <w:ilvl w:val="0"/>
          <w:numId w:val="6"/>
        </w:numPr>
        <w:spacing w:after="160" w:line="256" w:lineRule="auto"/>
      </w:pPr>
      <w:r>
        <w:t>virtualServerList4(virtual-server-name, value)</w:t>
      </w:r>
    </w:p>
    <w:p w14:paraId="6BB2E371" w14:textId="51AA71DA" w:rsidR="00102B12" w:rsidRDefault="00102B12" w:rsidP="00102B12">
      <w:pPr>
        <w:pStyle w:val="aa"/>
        <w:spacing w:after="160" w:line="256" w:lineRule="auto"/>
        <w:ind w:left="1440"/>
      </w:pPr>
      <w:r>
        <w:rPr>
          <w:rFonts w:hint="eastAsia"/>
        </w:rPr>
        <w:t>F</w:t>
      </w:r>
      <w:r>
        <w:t xml:space="preserve">or </w:t>
      </w:r>
      <w:proofErr w:type="spellStart"/>
      <w:r>
        <w:t>slb</w:t>
      </w:r>
      <w:proofErr w:type="spellEnd"/>
      <w:r>
        <w:t xml:space="preserve"> </w:t>
      </w:r>
      <w:r w:rsidRPr="00102B12">
        <w:t>virtual-server</w:t>
      </w:r>
      <w:r>
        <w:t xml:space="preserve"> </w:t>
      </w:r>
      <w:r>
        <w:t>configuration on site devices.</w:t>
      </w:r>
    </w:p>
    <w:p w14:paraId="611D4428" w14:textId="77777777" w:rsidR="00102B12" w:rsidRDefault="00102B12" w:rsidP="00102B12">
      <w:pPr>
        <w:pStyle w:val="aa"/>
        <w:spacing w:after="160" w:line="256" w:lineRule="auto"/>
        <w:ind w:left="1440"/>
        <w:rPr>
          <w:rFonts w:hint="eastAsia"/>
        </w:rPr>
      </w:pPr>
    </w:p>
    <w:p w14:paraId="10E819EE" w14:textId="77777777" w:rsidR="00745D69" w:rsidRDefault="00745D69">
      <w:pPr>
        <w:pStyle w:val="aa"/>
        <w:numPr>
          <w:ilvl w:val="0"/>
          <w:numId w:val="6"/>
        </w:numPr>
        <w:spacing w:after="160" w:line="256" w:lineRule="auto"/>
      </w:pPr>
      <w:r>
        <w:t>serviceipList1(node-name, value)</w:t>
      </w:r>
    </w:p>
    <w:p w14:paraId="33376719" w14:textId="77777777" w:rsidR="00745D69" w:rsidRDefault="00745D69">
      <w:pPr>
        <w:pStyle w:val="aa"/>
        <w:numPr>
          <w:ilvl w:val="0"/>
          <w:numId w:val="6"/>
        </w:numPr>
        <w:spacing w:after="160" w:line="256" w:lineRule="auto"/>
      </w:pPr>
      <w:r>
        <w:t>serviceipList2(node-name, value)</w:t>
      </w:r>
    </w:p>
    <w:p w14:paraId="6F7B074A" w14:textId="77777777" w:rsidR="00745D69" w:rsidRDefault="00745D69">
      <w:pPr>
        <w:pStyle w:val="aa"/>
        <w:numPr>
          <w:ilvl w:val="0"/>
          <w:numId w:val="6"/>
        </w:numPr>
        <w:spacing w:after="160" w:line="256" w:lineRule="auto"/>
      </w:pPr>
      <w:r>
        <w:t>serviceipList3(node-name, value)</w:t>
      </w:r>
    </w:p>
    <w:p w14:paraId="5DD3A096" w14:textId="6412E86F" w:rsidR="00745D69" w:rsidRDefault="00745D69">
      <w:pPr>
        <w:pStyle w:val="aa"/>
        <w:numPr>
          <w:ilvl w:val="0"/>
          <w:numId w:val="6"/>
        </w:numPr>
        <w:spacing w:after="160" w:line="256" w:lineRule="auto"/>
      </w:pPr>
      <w:r>
        <w:t>serviceipList4(node-name, value)</w:t>
      </w:r>
    </w:p>
    <w:p w14:paraId="446BD4F2" w14:textId="05AC7FFD" w:rsidR="00C8768A" w:rsidRDefault="00C8768A" w:rsidP="00C8768A">
      <w:pPr>
        <w:pStyle w:val="aa"/>
        <w:spacing w:after="160" w:line="256" w:lineRule="auto"/>
        <w:ind w:left="1440"/>
        <w:rPr>
          <w:rFonts w:hint="eastAsia"/>
        </w:rPr>
      </w:pPr>
      <w:r>
        <w:rPr>
          <w:rFonts w:hint="eastAsia"/>
        </w:rPr>
        <w:t>F</w:t>
      </w:r>
      <w:r>
        <w:t xml:space="preserve">or </w:t>
      </w:r>
      <w:proofErr w:type="spellStart"/>
      <w:r w:rsidRPr="00C8768A">
        <w:t>gslb</w:t>
      </w:r>
      <w:proofErr w:type="spellEnd"/>
      <w:r w:rsidRPr="00C8768A">
        <w:t xml:space="preserve"> service-</w:t>
      </w:r>
      <w:proofErr w:type="spellStart"/>
      <w:r w:rsidRPr="00C8768A">
        <w:t>ip</w:t>
      </w:r>
      <w:proofErr w:type="spellEnd"/>
      <w:r w:rsidRPr="00C8768A">
        <w:t xml:space="preserve"> </w:t>
      </w:r>
      <w:r>
        <w:t>configuration on</w:t>
      </w:r>
      <w:r>
        <w:t xml:space="preserve"> controller.</w:t>
      </w:r>
    </w:p>
    <w:p w14:paraId="49373B5C" w14:textId="77777777" w:rsidR="00C8768A" w:rsidRDefault="00C8768A" w:rsidP="00C8768A">
      <w:pPr>
        <w:pStyle w:val="aa"/>
        <w:spacing w:after="160" w:line="256" w:lineRule="auto"/>
        <w:ind w:left="1440"/>
        <w:rPr>
          <w:rFonts w:hint="eastAsia"/>
        </w:rPr>
      </w:pPr>
    </w:p>
    <w:p w14:paraId="1AC47A54" w14:textId="77777777" w:rsidR="00745D69" w:rsidRDefault="00745D69">
      <w:pPr>
        <w:pStyle w:val="aa"/>
        <w:numPr>
          <w:ilvl w:val="0"/>
          <w:numId w:val="6"/>
        </w:numPr>
        <w:spacing w:after="160" w:line="256" w:lineRule="auto"/>
      </w:pPr>
      <w:r>
        <w:t xml:space="preserve">siteList1(site-name, </w:t>
      </w:r>
      <w:proofErr w:type="spellStart"/>
      <w:r>
        <w:t>vip</w:t>
      </w:r>
      <w:proofErr w:type="spellEnd"/>
      <w:r>
        <w:t>-name, device-name, geo-location)</w:t>
      </w:r>
    </w:p>
    <w:p w14:paraId="7E95A834" w14:textId="77777777" w:rsidR="00745D69" w:rsidRDefault="00745D69">
      <w:pPr>
        <w:pStyle w:val="aa"/>
        <w:numPr>
          <w:ilvl w:val="0"/>
          <w:numId w:val="6"/>
        </w:numPr>
        <w:spacing w:after="160" w:line="256" w:lineRule="auto"/>
      </w:pPr>
      <w:r>
        <w:t xml:space="preserve">siteList2(site-name, </w:t>
      </w:r>
      <w:proofErr w:type="spellStart"/>
      <w:r>
        <w:t>vip</w:t>
      </w:r>
      <w:proofErr w:type="spellEnd"/>
      <w:r>
        <w:t>-name, device-name, geo-location)</w:t>
      </w:r>
    </w:p>
    <w:p w14:paraId="4E62BBDD" w14:textId="77777777" w:rsidR="00745D69" w:rsidRDefault="00745D69">
      <w:pPr>
        <w:pStyle w:val="aa"/>
        <w:numPr>
          <w:ilvl w:val="0"/>
          <w:numId w:val="6"/>
        </w:numPr>
        <w:spacing w:after="160" w:line="256" w:lineRule="auto"/>
      </w:pPr>
      <w:r>
        <w:t xml:space="preserve">siteList3(site-name, </w:t>
      </w:r>
      <w:proofErr w:type="spellStart"/>
      <w:r>
        <w:t>vip</w:t>
      </w:r>
      <w:proofErr w:type="spellEnd"/>
      <w:r>
        <w:t>-name, device-name, geo-location)</w:t>
      </w:r>
    </w:p>
    <w:p w14:paraId="3CCDF98F" w14:textId="45B6B945" w:rsidR="00745D69" w:rsidRDefault="00745D69">
      <w:pPr>
        <w:pStyle w:val="aa"/>
        <w:numPr>
          <w:ilvl w:val="0"/>
          <w:numId w:val="6"/>
        </w:numPr>
        <w:spacing w:after="160" w:line="256" w:lineRule="auto"/>
      </w:pPr>
      <w:r>
        <w:t xml:space="preserve">siteList4(site-name, </w:t>
      </w:r>
      <w:proofErr w:type="spellStart"/>
      <w:r>
        <w:t>vip</w:t>
      </w:r>
      <w:proofErr w:type="spellEnd"/>
      <w:r>
        <w:t>-name, device-name, geo-location)</w:t>
      </w:r>
    </w:p>
    <w:p w14:paraId="0DEE53ED" w14:textId="79FBBC8B" w:rsidR="00C8768A" w:rsidRDefault="00C8768A" w:rsidP="00C8768A">
      <w:pPr>
        <w:pStyle w:val="aa"/>
        <w:spacing w:after="160" w:line="256" w:lineRule="auto"/>
        <w:ind w:left="1440"/>
        <w:rPr>
          <w:rFonts w:hint="eastAsia"/>
        </w:rPr>
      </w:pPr>
      <w:r>
        <w:rPr>
          <w:rFonts w:hint="eastAsia"/>
        </w:rPr>
        <w:t>F</w:t>
      </w:r>
      <w:r>
        <w:t xml:space="preserve">or </w:t>
      </w:r>
      <w:proofErr w:type="spellStart"/>
      <w:r w:rsidRPr="00C8768A">
        <w:t>gslb</w:t>
      </w:r>
      <w:proofErr w:type="spellEnd"/>
      <w:r w:rsidRPr="00C8768A">
        <w:t xml:space="preserve"> site</w:t>
      </w:r>
      <w:r w:rsidRPr="00C8768A">
        <w:t xml:space="preserve"> </w:t>
      </w:r>
      <w:r>
        <w:t>configuration on controller.</w:t>
      </w:r>
    </w:p>
    <w:p w14:paraId="75539245" w14:textId="77777777" w:rsidR="00C8768A" w:rsidRDefault="00C8768A" w:rsidP="00C8768A">
      <w:pPr>
        <w:pStyle w:val="aa"/>
        <w:spacing w:after="160" w:line="256" w:lineRule="auto"/>
        <w:ind w:left="1440"/>
        <w:rPr>
          <w:rFonts w:hint="eastAsia"/>
        </w:rPr>
      </w:pPr>
    </w:p>
    <w:p w14:paraId="44EBA87C" w14:textId="067D5ECD" w:rsidR="00745D69" w:rsidRDefault="00C8768A">
      <w:pPr>
        <w:pStyle w:val="aa"/>
        <w:numPr>
          <w:ilvl w:val="0"/>
          <w:numId w:val="6"/>
        </w:numPr>
        <w:spacing w:after="160" w:line="256" w:lineRule="auto"/>
      </w:pPr>
      <w:r>
        <w:t>g</w:t>
      </w:r>
      <w:r w:rsidR="00745D69">
        <w:t>eolocation</w:t>
      </w:r>
    </w:p>
    <w:p w14:paraId="62F069BA" w14:textId="52722620" w:rsidR="00C8768A" w:rsidRDefault="00C8768A" w:rsidP="00C8768A">
      <w:pPr>
        <w:spacing w:line="256" w:lineRule="auto"/>
        <w:ind w:left="1440"/>
      </w:pPr>
      <w:r>
        <w:rPr>
          <w:rFonts w:hint="eastAsia"/>
        </w:rPr>
        <w:t>F</w:t>
      </w:r>
      <w:r>
        <w:t xml:space="preserve">or </w:t>
      </w:r>
      <w:r w:rsidRPr="00C8768A">
        <w:t>system geo-location</w:t>
      </w:r>
      <w:r w:rsidRPr="00C8768A">
        <w:t xml:space="preserve"> </w:t>
      </w:r>
      <w:r>
        <w:t>configuration on controller.</w:t>
      </w:r>
    </w:p>
    <w:p w14:paraId="002D89DF" w14:textId="77777777" w:rsidR="00C8768A" w:rsidRDefault="00C8768A" w:rsidP="00C8768A">
      <w:pPr>
        <w:spacing w:line="256" w:lineRule="auto"/>
        <w:ind w:left="1440"/>
      </w:pPr>
    </w:p>
    <w:p w14:paraId="1FAB661B" w14:textId="3FD9CB9A" w:rsidR="00745D69" w:rsidRDefault="00745D69">
      <w:pPr>
        <w:pStyle w:val="aa"/>
        <w:numPr>
          <w:ilvl w:val="0"/>
          <w:numId w:val="6"/>
        </w:numPr>
        <w:spacing w:after="160" w:line="256" w:lineRule="auto"/>
      </w:pPr>
      <w:proofErr w:type="spellStart"/>
      <w:r>
        <w:lastRenderedPageBreak/>
        <w:t>dnsPolicy</w:t>
      </w:r>
      <w:proofErr w:type="spellEnd"/>
    </w:p>
    <w:p w14:paraId="2164A299" w14:textId="538DEC6E" w:rsidR="00CD3695" w:rsidRDefault="00CD3695" w:rsidP="00CD3695">
      <w:pPr>
        <w:pStyle w:val="aa"/>
        <w:spacing w:after="160" w:line="256" w:lineRule="auto"/>
        <w:ind w:left="1440"/>
      </w:pPr>
      <w:r>
        <w:rPr>
          <w:rFonts w:hint="eastAsia"/>
        </w:rPr>
        <w:t>F</w:t>
      </w:r>
      <w:r>
        <w:t xml:space="preserve">or </w:t>
      </w:r>
      <w:proofErr w:type="spellStart"/>
      <w:r w:rsidRPr="00CD3695">
        <w:t>gslb</w:t>
      </w:r>
      <w:proofErr w:type="spellEnd"/>
      <w:r w:rsidRPr="00CD3695">
        <w:t xml:space="preserve"> policy</w:t>
      </w:r>
      <w:r w:rsidRPr="00CD3695">
        <w:t xml:space="preserve"> </w:t>
      </w:r>
      <w:r>
        <w:t>configuration on controller.</w:t>
      </w:r>
    </w:p>
    <w:p w14:paraId="22FF5A90" w14:textId="77777777" w:rsidR="00CD3695" w:rsidRDefault="00CD3695" w:rsidP="00CD3695">
      <w:pPr>
        <w:pStyle w:val="aa"/>
        <w:spacing w:after="160" w:line="256" w:lineRule="auto"/>
        <w:ind w:left="1440"/>
        <w:rPr>
          <w:rFonts w:hint="eastAsia"/>
        </w:rPr>
      </w:pPr>
    </w:p>
    <w:p w14:paraId="0D78D11C" w14:textId="77777777" w:rsidR="00745D69" w:rsidRDefault="00745D69">
      <w:pPr>
        <w:pStyle w:val="aa"/>
        <w:numPr>
          <w:ilvl w:val="0"/>
          <w:numId w:val="6"/>
        </w:numPr>
        <w:spacing w:after="160" w:line="256" w:lineRule="auto"/>
      </w:pPr>
      <w:r>
        <w:t xml:space="preserve">gslbserverList1(virtual-server-name, </w:t>
      </w:r>
      <w:proofErr w:type="spellStart"/>
      <w:r>
        <w:t>ip</w:t>
      </w:r>
      <w:proofErr w:type="spellEnd"/>
      <w:r>
        <w:t>-address, value)</w:t>
      </w:r>
    </w:p>
    <w:p w14:paraId="6EFAD498" w14:textId="48ADBD74" w:rsidR="00745D69" w:rsidRDefault="00745D69">
      <w:pPr>
        <w:pStyle w:val="aa"/>
        <w:numPr>
          <w:ilvl w:val="0"/>
          <w:numId w:val="6"/>
        </w:numPr>
        <w:spacing w:after="160" w:line="256" w:lineRule="auto"/>
      </w:pPr>
      <w:r>
        <w:t xml:space="preserve">gslbserverList2(virtual-server-name, </w:t>
      </w:r>
      <w:proofErr w:type="spellStart"/>
      <w:r>
        <w:t>ip</w:t>
      </w:r>
      <w:proofErr w:type="spellEnd"/>
      <w:r>
        <w:t>-address, value)</w:t>
      </w:r>
    </w:p>
    <w:p w14:paraId="4C49ECB2" w14:textId="7F4015DD" w:rsidR="00CC2230" w:rsidRDefault="00CC2230" w:rsidP="00CC2230">
      <w:pPr>
        <w:pStyle w:val="aa"/>
        <w:spacing w:after="160" w:line="256" w:lineRule="auto"/>
        <w:ind w:left="1440"/>
        <w:rPr>
          <w:rFonts w:hint="eastAsia"/>
        </w:rPr>
      </w:pPr>
      <w:r>
        <w:rPr>
          <w:rFonts w:hint="eastAsia"/>
        </w:rPr>
        <w:t>F</w:t>
      </w:r>
      <w:r>
        <w:t xml:space="preserve">or </w:t>
      </w:r>
      <w:proofErr w:type="spellStart"/>
      <w:r w:rsidRPr="00CC2230">
        <w:t>slb</w:t>
      </w:r>
      <w:proofErr w:type="spellEnd"/>
      <w:r w:rsidRPr="00CC2230">
        <w:t xml:space="preserve"> virtual-server</w:t>
      </w:r>
      <w:r w:rsidRPr="00CC2230">
        <w:t xml:space="preserve"> </w:t>
      </w:r>
      <w:r>
        <w:t>configuration on controller</w:t>
      </w:r>
      <w:r>
        <w:t>s.</w:t>
      </w:r>
    </w:p>
    <w:p w14:paraId="66803FAF" w14:textId="77777777" w:rsidR="00CC2230" w:rsidRDefault="00CC2230" w:rsidP="00CC2230">
      <w:pPr>
        <w:pStyle w:val="aa"/>
        <w:spacing w:after="160" w:line="256" w:lineRule="auto"/>
        <w:ind w:left="1440"/>
        <w:rPr>
          <w:rFonts w:hint="eastAsia"/>
        </w:rPr>
      </w:pPr>
    </w:p>
    <w:p w14:paraId="27BAB89E" w14:textId="6A184CC6" w:rsidR="00745D69" w:rsidRDefault="00745D69">
      <w:pPr>
        <w:pStyle w:val="aa"/>
        <w:numPr>
          <w:ilvl w:val="0"/>
          <w:numId w:val="6"/>
        </w:numPr>
        <w:spacing w:after="160" w:line="256" w:lineRule="auto"/>
      </w:pPr>
      <w:proofErr w:type="spellStart"/>
      <w:r>
        <w:t>gslbprotocolStatus</w:t>
      </w:r>
      <w:proofErr w:type="spellEnd"/>
    </w:p>
    <w:p w14:paraId="41464031" w14:textId="64177EAF" w:rsidR="00CC2230" w:rsidRDefault="00CC2230" w:rsidP="00CC2230">
      <w:pPr>
        <w:pStyle w:val="aa"/>
        <w:spacing w:after="160" w:line="256" w:lineRule="auto"/>
        <w:ind w:left="1440"/>
      </w:pPr>
      <w:r>
        <w:rPr>
          <w:rFonts w:hint="eastAsia"/>
        </w:rPr>
        <w:t>F</w:t>
      </w:r>
      <w:r>
        <w:t xml:space="preserve">or </w:t>
      </w:r>
      <w:proofErr w:type="spellStart"/>
      <w:r w:rsidRPr="00CC2230">
        <w:t>gslb</w:t>
      </w:r>
      <w:proofErr w:type="spellEnd"/>
      <w:r w:rsidRPr="00CC2230">
        <w:t xml:space="preserve"> protocol</w:t>
      </w:r>
      <w:r w:rsidRPr="00CC2230">
        <w:t xml:space="preserve"> </w:t>
      </w:r>
      <w:r>
        <w:t>configuration on controller.</w:t>
      </w:r>
    </w:p>
    <w:p w14:paraId="4B7A7129" w14:textId="77777777" w:rsidR="00CC2230" w:rsidRDefault="00CC2230" w:rsidP="00CC2230">
      <w:pPr>
        <w:pStyle w:val="aa"/>
        <w:spacing w:after="160" w:line="256" w:lineRule="auto"/>
        <w:ind w:left="1440"/>
        <w:rPr>
          <w:rFonts w:hint="eastAsia"/>
        </w:rPr>
      </w:pPr>
    </w:p>
    <w:p w14:paraId="4149405E" w14:textId="77777777" w:rsidR="00745D69" w:rsidRDefault="00745D69">
      <w:pPr>
        <w:pStyle w:val="aa"/>
        <w:numPr>
          <w:ilvl w:val="0"/>
          <w:numId w:val="6"/>
        </w:numPr>
        <w:spacing w:after="160" w:line="256" w:lineRule="auto"/>
      </w:pPr>
      <w:r>
        <w:t>gslbcontrollerGroup1(name, priority)</w:t>
      </w:r>
    </w:p>
    <w:p w14:paraId="32372E1E" w14:textId="0A747800" w:rsidR="00745D69" w:rsidRDefault="00745D69">
      <w:pPr>
        <w:pStyle w:val="aa"/>
        <w:numPr>
          <w:ilvl w:val="0"/>
          <w:numId w:val="6"/>
        </w:numPr>
        <w:spacing w:after="160" w:line="256" w:lineRule="auto"/>
      </w:pPr>
      <w:r>
        <w:t>gslbcontrollerGroup2(name, priority)</w:t>
      </w:r>
    </w:p>
    <w:p w14:paraId="312C4A47" w14:textId="6313331A" w:rsidR="008A5116" w:rsidRDefault="008A5116" w:rsidP="008A5116">
      <w:pPr>
        <w:pStyle w:val="aa"/>
        <w:spacing w:after="160" w:line="256" w:lineRule="auto"/>
        <w:ind w:left="1440"/>
        <w:rPr>
          <w:rFonts w:hint="eastAsia"/>
        </w:rPr>
      </w:pPr>
      <w:r>
        <w:rPr>
          <w:rFonts w:hint="eastAsia"/>
        </w:rPr>
        <w:t>F</w:t>
      </w:r>
      <w:r>
        <w:t xml:space="preserve">or </w:t>
      </w:r>
      <w:proofErr w:type="spellStart"/>
      <w:r w:rsidRPr="008A5116">
        <w:t>gslb</w:t>
      </w:r>
      <w:proofErr w:type="spellEnd"/>
      <w:r w:rsidRPr="008A5116">
        <w:t xml:space="preserve"> group</w:t>
      </w:r>
      <w:r w:rsidRPr="008A5116">
        <w:t xml:space="preserve"> </w:t>
      </w:r>
      <w:r>
        <w:t>configuration on controller.</w:t>
      </w:r>
    </w:p>
    <w:p w14:paraId="72F44369" w14:textId="77777777" w:rsidR="008A5116" w:rsidRDefault="008A5116" w:rsidP="008A5116">
      <w:pPr>
        <w:pStyle w:val="aa"/>
        <w:spacing w:after="160" w:line="256" w:lineRule="auto"/>
        <w:ind w:left="1440"/>
        <w:rPr>
          <w:rFonts w:hint="eastAsia"/>
        </w:rPr>
      </w:pPr>
    </w:p>
    <w:p w14:paraId="09F0F1D2" w14:textId="0DB07BAD" w:rsidR="00745D69" w:rsidRDefault="00745D69">
      <w:pPr>
        <w:pStyle w:val="aa"/>
        <w:numPr>
          <w:ilvl w:val="0"/>
          <w:numId w:val="6"/>
        </w:numPr>
        <w:spacing w:after="160" w:line="256" w:lineRule="auto"/>
        <w:rPr>
          <w:lang w:val="fr-FR"/>
        </w:rPr>
      </w:pPr>
      <w:proofErr w:type="spellStart"/>
      <w:r>
        <w:rPr>
          <w:lang w:val="fr-FR"/>
        </w:rPr>
        <w:t>gslbzone</w:t>
      </w:r>
      <w:proofErr w:type="spellEnd"/>
      <w:r>
        <w:rPr>
          <w:lang w:val="fr-FR"/>
        </w:rPr>
        <w:t>(service-port, service-</w:t>
      </w:r>
      <w:proofErr w:type="spellStart"/>
      <w:r>
        <w:rPr>
          <w:lang w:val="fr-FR"/>
        </w:rPr>
        <w:t>name</w:t>
      </w:r>
      <w:proofErr w:type="spellEnd"/>
      <w:r>
        <w:rPr>
          <w:lang w:val="fr-FR"/>
        </w:rPr>
        <w:t xml:space="preserve">, </w:t>
      </w:r>
      <w:proofErr w:type="spellStart"/>
      <w:r>
        <w:rPr>
          <w:lang w:val="fr-FR"/>
        </w:rPr>
        <w:t>name</w:t>
      </w:r>
      <w:proofErr w:type="spellEnd"/>
      <w:r>
        <w:rPr>
          <w:lang w:val="fr-FR"/>
        </w:rPr>
        <w:t>)</w:t>
      </w:r>
    </w:p>
    <w:p w14:paraId="46854E0D" w14:textId="6E18BE31" w:rsidR="00CC2230" w:rsidRDefault="003D7B12" w:rsidP="00CC2230">
      <w:pPr>
        <w:pStyle w:val="aa"/>
        <w:spacing w:after="160" w:line="256" w:lineRule="auto"/>
        <w:ind w:left="1440"/>
        <w:rPr>
          <w:rFonts w:hint="eastAsia"/>
          <w:lang w:val="fr-FR"/>
        </w:rPr>
      </w:pPr>
      <w:r w:rsidRPr="003D7B12">
        <w:rPr>
          <w:rFonts w:hint="eastAsia"/>
        </w:rPr>
        <w:t>F</w:t>
      </w:r>
      <w:r w:rsidRPr="003D7B12">
        <w:t xml:space="preserve">or </w:t>
      </w:r>
      <w:proofErr w:type="spellStart"/>
      <w:r w:rsidRPr="003D7B12">
        <w:t>gslb</w:t>
      </w:r>
      <w:proofErr w:type="spellEnd"/>
      <w:r w:rsidRPr="003D7B12">
        <w:t xml:space="preserve"> zone</w:t>
      </w:r>
      <w:r w:rsidRPr="003D7B12">
        <w:t xml:space="preserve"> </w:t>
      </w:r>
      <w:r>
        <w:t>configuration on controller.</w:t>
      </w:r>
    </w:p>
    <w:p w14:paraId="1B5013E7" w14:textId="77777777" w:rsidR="00CC2230" w:rsidRDefault="00CC2230" w:rsidP="00CC2230">
      <w:pPr>
        <w:pStyle w:val="aa"/>
        <w:spacing w:after="160" w:line="256" w:lineRule="auto"/>
        <w:ind w:left="1440"/>
        <w:rPr>
          <w:rFonts w:hint="eastAsia"/>
          <w:lang w:val="fr-FR"/>
        </w:rPr>
      </w:pPr>
    </w:p>
    <w:p w14:paraId="7B79AC40" w14:textId="77777777" w:rsidR="00745D69" w:rsidRDefault="00745D69">
      <w:pPr>
        <w:pStyle w:val="aa"/>
        <w:numPr>
          <w:ilvl w:val="0"/>
          <w:numId w:val="6"/>
        </w:numPr>
        <w:spacing w:after="160" w:line="256" w:lineRule="auto"/>
        <w:rPr>
          <w:lang w:val="fr-FR"/>
        </w:rPr>
      </w:pPr>
      <w:r>
        <w:rPr>
          <w:lang w:val="fr-FR"/>
        </w:rPr>
        <w:t>defaultroute1</w:t>
      </w:r>
    </w:p>
    <w:p w14:paraId="05D1FE7A" w14:textId="7D81D2AA" w:rsidR="00745D69" w:rsidRDefault="00745D69">
      <w:pPr>
        <w:pStyle w:val="aa"/>
        <w:numPr>
          <w:ilvl w:val="0"/>
          <w:numId w:val="6"/>
        </w:numPr>
        <w:spacing w:after="160" w:line="256" w:lineRule="auto"/>
        <w:rPr>
          <w:lang w:val="fr-FR"/>
        </w:rPr>
      </w:pPr>
      <w:r>
        <w:rPr>
          <w:lang w:val="fr-FR"/>
        </w:rPr>
        <w:t>defaultroute2</w:t>
      </w:r>
    </w:p>
    <w:p w14:paraId="787BC0F6" w14:textId="6375AB3C" w:rsidR="00CC2230" w:rsidRDefault="00CC2230" w:rsidP="00CC2230">
      <w:pPr>
        <w:pStyle w:val="aa"/>
        <w:spacing w:after="160" w:line="256" w:lineRule="auto"/>
        <w:ind w:left="1440"/>
        <w:rPr>
          <w:rFonts w:hint="eastAsia"/>
          <w:lang w:val="fr-FR"/>
        </w:rPr>
      </w:pPr>
      <w:r>
        <w:rPr>
          <w:rFonts w:hint="eastAsia"/>
          <w:lang w:val="fr-FR"/>
        </w:rPr>
        <w:t>D</w:t>
      </w:r>
      <w:r>
        <w:rPr>
          <w:lang w:val="fr-FR"/>
        </w:rPr>
        <w:t xml:space="preserve">efault route for </w:t>
      </w:r>
      <w:proofErr w:type="spellStart"/>
      <w:r>
        <w:rPr>
          <w:lang w:val="fr-FR"/>
        </w:rPr>
        <w:t>vThunder</w:t>
      </w:r>
      <w:proofErr w:type="spellEnd"/>
      <w:r>
        <w:rPr>
          <w:lang w:val="fr-FR"/>
        </w:rPr>
        <w:t xml:space="preserve"> instances.</w:t>
      </w:r>
    </w:p>
    <w:p w14:paraId="6D20FA51" w14:textId="77777777" w:rsidR="00745D69" w:rsidRPr="00597240" w:rsidRDefault="00745D69" w:rsidP="00597240">
      <w:pPr>
        <w:rPr>
          <w:rFonts w:hint="eastAsia"/>
          <w:lang w:val="en-US" w:eastAsia="zh-CN"/>
        </w:rPr>
      </w:pPr>
    </w:p>
    <w:p w14:paraId="460A7390" w14:textId="14D30D0B" w:rsidR="00FC5CB1" w:rsidRPr="00FC5CB1" w:rsidRDefault="00CB25AD" w:rsidP="00FC5CB1">
      <w:pPr>
        <w:pStyle w:val="3"/>
        <w:rPr>
          <w:rFonts w:hint="eastAsia"/>
        </w:rPr>
      </w:pPr>
      <w:bookmarkStart w:id="24" w:name="_Toc112852330"/>
      <w:r>
        <w:rPr>
          <w:sz w:val="28"/>
          <w:szCs w:val="28"/>
        </w:rPr>
        <w:t>Install</w:t>
      </w:r>
      <w:bookmarkEnd w:id="24"/>
    </w:p>
    <w:p w14:paraId="5439F1D7" w14:textId="5C7695FD" w:rsidR="00AB2523" w:rsidRDefault="00AB2523" w:rsidP="00C7199A">
      <w:pPr>
        <w:rPr>
          <w:rFonts w:hint="eastAsia"/>
          <w:lang w:val="en-US" w:eastAsia="zh-CN"/>
        </w:rPr>
      </w:pPr>
      <w:r>
        <w:rPr>
          <w:rFonts w:hint="eastAsia"/>
          <w:lang w:val="en-US" w:eastAsia="zh-CN"/>
        </w:rPr>
        <w:t>R</w:t>
      </w:r>
      <w:r>
        <w:rPr>
          <w:lang w:val="en-US" w:eastAsia="zh-CN"/>
        </w:rPr>
        <w:t xml:space="preserve">un below command to start the </w:t>
      </w:r>
      <w:proofErr w:type="spellStart"/>
      <w:r>
        <w:rPr>
          <w:lang w:val="en-US" w:eastAsia="zh-CN"/>
        </w:rPr>
        <w:t>Powershell</w:t>
      </w:r>
      <w:proofErr w:type="spellEnd"/>
      <w:r>
        <w:rPr>
          <w:lang w:val="en-US" w:eastAsia="zh-CN"/>
        </w:rPr>
        <w:t xml:space="preserve"> script.</w:t>
      </w:r>
    </w:p>
    <w:p w14:paraId="13BBB43C" w14:textId="1E2B8F56" w:rsidR="00C7199A" w:rsidRDefault="00AB2523" w:rsidP="00AB2523">
      <w:pPr>
        <w:ind w:firstLine="720"/>
        <w:rPr>
          <w:lang w:val="en-US" w:eastAsia="zh-CN"/>
        </w:rPr>
      </w:pPr>
      <w:r w:rsidRPr="00AB2523">
        <w:rPr>
          <w:rFonts w:ascii="Segoe UI" w:hAnsi="Segoe UI" w:cs="Segoe UI"/>
          <w:i/>
          <w:iCs/>
          <w:color w:val="242424"/>
          <w:sz w:val="21"/>
          <w:szCs w:val="21"/>
          <w:shd w:val="clear" w:color="auto" w:fill="FFFFFF"/>
        </w:rPr>
        <w:t>.\ARM_TMPL_GSLB_CONFIG.ps1</w:t>
      </w:r>
    </w:p>
    <w:p w14:paraId="3104FA47" w14:textId="77777777" w:rsidR="00AB2523" w:rsidRPr="00AB2523" w:rsidRDefault="00AB2523" w:rsidP="00AB2523">
      <w:pPr>
        <w:spacing w:line="256" w:lineRule="auto"/>
        <w:rPr>
          <w:sz w:val="22"/>
        </w:rPr>
      </w:pPr>
      <w:r>
        <w:t>When the script is running, before the configuration of devices starts, it asks the user to enter resource-group name:</w:t>
      </w:r>
    </w:p>
    <w:p w14:paraId="27023FD3" w14:textId="77777777" w:rsidR="00AB2523" w:rsidRDefault="00AB2523" w:rsidP="00AB2523">
      <w:pPr>
        <w:pStyle w:val="aa"/>
        <w:rPr>
          <w:sz w:val="18"/>
          <w:szCs w:val="18"/>
        </w:rPr>
      </w:pPr>
      <w:r>
        <w:rPr>
          <w:sz w:val="18"/>
          <w:szCs w:val="18"/>
        </w:rPr>
        <w:t>Supply values for the following parameters:</w:t>
      </w:r>
    </w:p>
    <w:p w14:paraId="1C5746D0" w14:textId="77777777" w:rsidR="00AB2523" w:rsidRDefault="00AB2523" w:rsidP="00AB2523">
      <w:pPr>
        <w:pStyle w:val="aa"/>
        <w:rPr>
          <w:sz w:val="18"/>
          <w:szCs w:val="18"/>
        </w:rPr>
      </w:pPr>
      <w:proofErr w:type="spellStart"/>
      <w:r>
        <w:rPr>
          <w:sz w:val="18"/>
          <w:szCs w:val="18"/>
        </w:rPr>
        <w:t>resourceGroupName</w:t>
      </w:r>
      <w:proofErr w:type="spellEnd"/>
      <w:r>
        <w:rPr>
          <w:sz w:val="18"/>
          <w:szCs w:val="18"/>
        </w:rPr>
        <w:t xml:space="preserve">: </w:t>
      </w:r>
    </w:p>
    <w:p w14:paraId="21816B1C" w14:textId="56129993" w:rsidR="00AB2523" w:rsidRDefault="00C32B72" w:rsidP="00C7199A">
      <w:r>
        <w:rPr>
          <w:rFonts w:hint="eastAsia"/>
          <w:lang w:val="en-US" w:eastAsia="zh-CN"/>
        </w:rPr>
        <w:t>T</w:t>
      </w:r>
      <w:r>
        <w:rPr>
          <w:lang w:val="en-US" w:eastAsia="zh-CN"/>
        </w:rPr>
        <w:t>hen t</w:t>
      </w:r>
      <w:r>
        <w:t>he script authenticates with azure. After the authentication is successful, the script moves forward</w:t>
      </w:r>
      <w:r w:rsidRPr="00C32B72">
        <w:t xml:space="preserve"> </w:t>
      </w:r>
      <w:r>
        <w:t>with the main configuration</w:t>
      </w:r>
      <w:r>
        <w:t>.</w:t>
      </w:r>
    </w:p>
    <w:p w14:paraId="229A7784" w14:textId="362F15ED" w:rsidR="00247FEF" w:rsidRDefault="00247FEF" w:rsidP="00C7199A"/>
    <w:p w14:paraId="1370F67C" w14:textId="77777777" w:rsidR="00247FEF" w:rsidRPr="00247FEF" w:rsidRDefault="00247FEF" w:rsidP="00247FEF">
      <w:pPr>
        <w:pStyle w:val="3"/>
        <w:rPr>
          <w:sz w:val="28"/>
          <w:szCs w:val="28"/>
        </w:rPr>
      </w:pPr>
      <w:bookmarkStart w:id="25" w:name="_Toc106461915"/>
      <w:bookmarkStart w:id="26" w:name="_Toc112852331"/>
      <w:r w:rsidRPr="00247FEF">
        <w:rPr>
          <w:sz w:val="28"/>
          <w:szCs w:val="28"/>
        </w:rPr>
        <w:t>Sites and Controller Complete Configurations:</w:t>
      </w:r>
      <w:bookmarkEnd w:id="25"/>
      <w:bookmarkEnd w:id="26"/>
    </w:p>
    <w:p w14:paraId="6F87C559" w14:textId="77777777" w:rsidR="00247FEF" w:rsidRDefault="00247FEF">
      <w:pPr>
        <w:pStyle w:val="aa"/>
        <w:numPr>
          <w:ilvl w:val="0"/>
          <w:numId w:val="5"/>
        </w:numPr>
        <w:spacing w:after="160" w:line="256" w:lineRule="auto"/>
        <w:rPr>
          <w:sz w:val="22"/>
        </w:rPr>
      </w:pPr>
      <w:r>
        <w:t>CONTROLLER 1- Master CONFIG:</w:t>
      </w:r>
    </w:p>
    <w:p w14:paraId="46AAC930" w14:textId="77777777" w:rsidR="00247FEF" w:rsidRDefault="00247FEF" w:rsidP="00247FEF">
      <w:pPr>
        <w:pStyle w:val="aa"/>
        <w:rPr>
          <w:sz w:val="18"/>
          <w:szCs w:val="18"/>
        </w:rPr>
      </w:pPr>
      <w:r>
        <w:rPr>
          <w:sz w:val="18"/>
          <w:szCs w:val="18"/>
        </w:rPr>
        <w:t xml:space="preserve">no system geo-location load </w:t>
      </w:r>
      <w:proofErr w:type="spellStart"/>
      <w:r>
        <w:rPr>
          <w:sz w:val="18"/>
          <w:szCs w:val="18"/>
        </w:rPr>
        <w:t>iana</w:t>
      </w:r>
      <w:proofErr w:type="spellEnd"/>
    </w:p>
    <w:p w14:paraId="20F518F8" w14:textId="77777777" w:rsidR="00247FEF" w:rsidRDefault="00247FEF" w:rsidP="00247FEF">
      <w:pPr>
        <w:pStyle w:val="aa"/>
        <w:rPr>
          <w:sz w:val="18"/>
          <w:szCs w:val="18"/>
        </w:rPr>
      </w:pPr>
      <w:r>
        <w:rPr>
          <w:sz w:val="18"/>
          <w:szCs w:val="18"/>
        </w:rPr>
        <w:t>system geo-location load GeoLite2-City</w:t>
      </w:r>
    </w:p>
    <w:p w14:paraId="75CBB676" w14:textId="77777777" w:rsidR="00247FEF" w:rsidRDefault="00247FEF" w:rsidP="00247FEF">
      <w:pPr>
        <w:pStyle w:val="aa"/>
        <w:rPr>
          <w:sz w:val="18"/>
          <w:szCs w:val="18"/>
        </w:rPr>
      </w:pPr>
      <w:r>
        <w:rPr>
          <w:sz w:val="18"/>
          <w:szCs w:val="18"/>
        </w:rPr>
        <w:lastRenderedPageBreak/>
        <w:t>!</w:t>
      </w:r>
    </w:p>
    <w:p w14:paraId="2323BAF0" w14:textId="77777777" w:rsidR="00247FEF" w:rsidRDefault="00247FEF" w:rsidP="00247FEF">
      <w:pPr>
        <w:pStyle w:val="aa"/>
        <w:rPr>
          <w:sz w:val="18"/>
          <w:szCs w:val="18"/>
        </w:rPr>
      </w:pPr>
      <w:r>
        <w:rPr>
          <w:sz w:val="18"/>
          <w:szCs w:val="18"/>
        </w:rPr>
        <w:t>!</w:t>
      </w:r>
    </w:p>
    <w:p w14:paraId="2CC75C96" w14:textId="77777777" w:rsidR="00247FEF" w:rsidRDefault="00247FEF" w:rsidP="00247FEF">
      <w:pPr>
        <w:pStyle w:val="aa"/>
        <w:rPr>
          <w:sz w:val="18"/>
          <w:szCs w:val="18"/>
        </w:rPr>
      </w:pPr>
      <w:r>
        <w:rPr>
          <w:sz w:val="18"/>
          <w:szCs w:val="18"/>
        </w:rPr>
        <w:t>interface management</w:t>
      </w:r>
    </w:p>
    <w:p w14:paraId="7737A055"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2C0EE5C6" w14:textId="77777777" w:rsidR="00247FEF" w:rsidRDefault="00247FEF" w:rsidP="00247FEF">
      <w:pPr>
        <w:pStyle w:val="aa"/>
        <w:rPr>
          <w:sz w:val="18"/>
          <w:szCs w:val="18"/>
        </w:rPr>
      </w:pPr>
      <w:r>
        <w:rPr>
          <w:sz w:val="18"/>
          <w:szCs w:val="18"/>
        </w:rPr>
        <w:t>!</w:t>
      </w:r>
    </w:p>
    <w:p w14:paraId="5291B160" w14:textId="77777777" w:rsidR="00247FEF" w:rsidRDefault="00247FEF" w:rsidP="00247FEF">
      <w:pPr>
        <w:pStyle w:val="aa"/>
        <w:rPr>
          <w:sz w:val="18"/>
          <w:szCs w:val="18"/>
        </w:rPr>
      </w:pPr>
      <w:r>
        <w:rPr>
          <w:sz w:val="18"/>
          <w:szCs w:val="18"/>
        </w:rPr>
        <w:t>interface ethernet 1</w:t>
      </w:r>
    </w:p>
    <w:p w14:paraId="3A4E7E8D" w14:textId="77777777" w:rsidR="00247FEF" w:rsidRDefault="00247FEF" w:rsidP="00247FEF">
      <w:pPr>
        <w:pStyle w:val="aa"/>
        <w:rPr>
          <w:sz w:val="18"/>
          <w:szCs w:val="18"/>
        </w:rPr>
      </w:pPr>
      <w:r>
        <w:rPr>
          <w:sz w:val="18"/>
          <w:szCs w:val="18"/>
        </w:rPr>
        <w:t xml:space="preserve">  enable</w:t>
      </w:r>
    </w:p>
    <w:p w14:paraId="7059B66B"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3CB826D9" w14:textId="77777777" w:rsidR="00247FEF" w:rsidRDefault="00247FEF" w:rsidP="00247FEF">
      <w:pPr>
        <w:pStyle w:val="aa"/>
        <w:rPr>
          <w:sz w:val="18"/>
          <w:szCs w:val="18"/>
        </w:rPr>
      </w:pPr>
      <w:r>
        <w:rPr>
          <w:sz w:val="18"/>
          <w:szCs w:val="18"/>
        </w:rPr>
        <w:t>!</w:t>
      </w:r>
    </w:p>
    <w:p w14:paraId="7FB735F5" w14:textId="77777777" w:rsidR="00247FEF" w:rsidRDefault="00247FEF" w:rsidP="00247FEF">
      <w:pPr>
        <w:pStyle w:val="aa"/>
        <w:rPr>
          <w:sz w:val="18"/>
          <w:szCs w:val="18"/>
        </w:rPr>
      </w:pPr>
      <w:r>
        <w:rPr>
          <w:sz w:val="18"/>
          <w:szCs w:val="18"/>
        </w:rPr>
        <w:t>interface ethernet 2</w:t>
      </w:r>
    </w:p>
    <w:p w14:paraId="329E041F" w14:textId="77777777" w:rsidR="00247FEF" w:rsidRDefault="00247FEF" w:rsidP="00247FEF">
      <w:pPr>
        <w:pStyle w:val="aa"/>
        <w:rPr>
          <w:sz w:val="18"/>
          <w:szCs w:val="18"/>
        </w:rPr>
      </w:pPr>
      <w:r>
        <w:rPr>
          <w:sz w:val="18"/>
          <w:szCs w:val="18"/>
        </w:rPr>
        <w:t xml:space="preserve">  enable</w:t>
      </w:r>
    </w:p>
    <w:p w14:paraId="7310E683"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6A6813D7" w14:textId="77777777" w:rsidR="00247FEF" w:rsidRDefault="00247FEF" w:rsidP="00247FEF">
      <w:pPr>
        <w:pStyle w:val="aa"/>
        <w:rPr>
          <w:sz w:val="18"/>
          <w:szCs w:val="18"/>
        </w:rPr>
      </w:pPr>
      <w:r>
        <w:rPr>
          <w:sz w:val="18"/>
          <w:szCs w:val="18"/>
        </w:rPr>
        <w:t>!</w:t>
      </w:r>
    </w:p>
    <w:p w14:paraId="35CE20CF" w14:textId="77777777" w:rsidR="00247FEF" w:rsidRDefault="00247FEF" w:rsidP="00247FEF">
      <w:pPr>
        <w:pStyle w:val="aa"/>
        <w:rPr>
          <w:sz w:val="18"/>
          <w:szCs w:val="18"/>
        </w:rPr>
      </w:pPr>
      <w:r>
        <w:rPr>
          <w:sz w:val="18"/>
          <w:szCs w:val="18"/>
        </w:rPr>
        <w:t>!</w:t>
      </w:r>
    </w:p>
    <w:p w14:paraId="3FCD68C9" w14:textId="77777777" w:rsidR="00247FEF" w:rsidRDefault="00247FEF" w:rsidP="00247FEF">
      <w:pPr>
        <w:pStyle w:val="aa"/>
        <w:rPr>
          <w:sz w:val="18"/>
          <w:szCs w:val="18"/>
        </w:rPr>
      </w:pPr>
      <w:proofErr w:type="spellStart"/>
      <w:r>
        <w:rPr>
          <w:sz w:val="18"/>
          <w:szCs w:val="18"/>
        </w:rPr>
        <w:t>ip</w:t>
      </w:r>
      <w:proofErr w:type="spellEnd"/>
      <w:r>
        <w:rPr>
          <w:sz w:val="18"/>
          <w:szCs w:val="18"/>
        </w:rPr>
        <w:t xml:space="preserve"> route 0.0.0.0 /0 10.1.20.1</w:t>
      </w:r>
    </w:p>
    <w:p w14:paraId="4639BAB7" w14:textId="77777777" w:rsidR="00247FEF" w:rsidRDefault="00247FEF" w:rsidP="00247FEF">
      <w:pPr>
        <w:pStyle w:val="aa"/>
        <w:rPr>
          <w:sz w:val="18"/>
          <w:szCs w:val="18"/>
        </w:rPr>
      </w:pPr>
      <w:r>
        <w:rPr>
          <w:sz w:val="18"/>
          <w:szCs w:val="18"/>
        </w:rPr>
        <w:t>!</w:t>
      </w:r>
    </w:p>
    <w:p w14:paraId="2FBCD433"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virtual-server </w:t>
      </w:r>
      <w:proofErr w:type="spellStart"/>
      <w:r>
        <w:rPr>
          <w:sz w:val="18"/>
          <w:szCs w:val="18"/>
        </w:rPr>
        <w:t>gslb</w:t>
      </w:r>
      <w:proofErr w:type="spellEnd"/>
      <w:r>
        <w:rPr>
          <w:sz w:val="18"/>
          <w:szCs w:val="18"/>
        </w:rPr>
        <w:t>-server 10.1.20.8</w:t>
      </w:r>
    </w:p>
    <w:p w14:paraId="7A257A92" w14:textId="77777777" w:rsidR="00247FEF" w:rsidRDefault="00247FEF" w:rsidP="00247FEF">
      <w:pPr>
        <w:pStyle w:val="aa"/>
        <w:rPr>
          <w:sz w:val="18"/>
          <w:szCs w:val="18"/>
          <w:lang w:val="fr-FR"/>
        </w:rPr>
      </w:pPr>
      <w:r>
        <w:rPr>
          <w:sz w:val="18"/>
          <w:szCs w:val="18"/>
        </w:rPr>
        <w:t xml:space="preserve">  </w:t>
      </w:r>
      <w:r>
        <w:rPr>
          <w:sz w:val="18"/>
          <w:szCs w:val="18"/>
          <w:lang w:val="fr-FR"/>
        </w:rPr>
        <w:t xml:space="preserve">port 53 </w:t>
      </w:r>
      <w:proofErr w:type="spellStart"/>
      <w:r>
        <w:rPr>
          <w:sz w:val="18"/>
          <w:szCs w:val="18"/>
          <w:lang w:val="fr-FR"/>
        </w:rPr>
        <w:t>udp</w:t>
      </w:r>
      <w:proofErr w:type="spellEnd"/>
    </w:p>
    <w:p w14:paraId="0ADC2F46" w14:textId="77777777" w:rsidR="00247FEF" w:rsidRDefault="00247FEF" w:rsidP="00247FEF">
      <w:pPr>
        <w:pStyle w:val="aa"/>
        <w:rPr>
          <w:sz w:val="18"/>
          <w:szCs w:val="18"/>
          <w:lang w:val="fr-FR"/>
        </w:rPr>
      </w:pPr>
      <w:r>
        <w:rPr>
          <w:sz w:val="18"/>
          <w:szCs w:val="18"/>
          <w:lang w:val="fr-FR"/>
        </w:rPr>
        <w:t xml:space="preserve">    </w:t>
      </w:r>
      <w:proofErr w:type="spellStart"/>
      <w:r>
        <w:rPr>
          <w:sz w:val="18"/>
          <w:szCs w:val="18"/>
          <w:lang w:val="fr-FR"/>
        </w:rPr>
        <w:t>gslb</w:t>
      </w:r>
      <w:proofErr w:type="spellEnd"/>
      <w:r>
        <w:rPr>
          <w:sz w:val="18"/>
          <w:szCs w:val="18"/>
          <w:lang w:val="fr-FR"/>
        </w:rPr>
        <w:t>-enable</w:t>
      </w:r>
    </w:p>
    <w:p w14:paraId="3C0E4A33" w14:textId="77777777" w:rsidR="00247FEF" w:rsidRDefault="00247FEF" w:rsidP="00247FEF">
      <w:pPr>
        <w:pStyle w:val="aa"/>
        <w:rPr>
          <w:sz w:val="18"/>
          <w:szCs w:val="18"/>
          <w:lang w:val="fr-FR"/>
        </w:rPr>
      </w:pPr>
      <w:r>
        <w:rPr>
          <w:sz w:val="18"/>
          <w:szCs w:val="18"/>
          <w:lang w:val="fr-FR"/>
        </w:rPr>
        <w:t>!</w:t>
      </w:r>
    </w:p>
    <w:p w14:paraId="5175C8C7"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service-</w:t>
      </w:r>
      <w:proofErr w:type="spellStart"/>
      <w:r w:rsidRPr="009D36CD">
        <w:rPr>
          <w:sz w:val="18"/>
          <w:szCs w:val="18"/>
          <w:lang w:val="fr-FR"/>
        </w:rPr>
        <w:t>ip</w:t>
      </w:r>
      <w:proofErr w:type="spellEnd"/>
      <w:r w:rsidRPr="009D36CD">
        <w:rPr>
          <w:sz w:val="18"/>
          <w:szCs w:val="18"/>
          <w:lang w:val="fr-FR"/>
        </w:rPr>
        <w:t xml:space="preserve"> vs1 10.1.20.9</w:t>
      </w:r>
    </w:p>
    <w:p w14:paraId="2EA45063"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external-ip</w:t>
      </w:r>
      <w:proofErr w:type="spellEnd"/>
      <w:r w:rsidRPr="009D36CD">
        <w:rPr>
          <w:sz w:val="18"/>
          <w:szCs w:val="18"/>
          <w:lang w:val="fr-FR"/>
        </w:rPr>
        <w:t xml:space="preserve"> 20.232.22.199</w:t>
      </w:r>
    </w:p>
    <w:p w14:paraId="70ACB47D" w14:textId="77777777" w:rsidR="009D36CD" w:rsidRPr="009D36CD" w:rsidRDefault="009D36CD" w:rsidP="009D36CD">
      <w:pPr>
        <w:pStyle w:val="aa"/>
        <w:rPr>
          <w:sz w:val="18"/>
          <w:szCs w:val="18"/>
          <w:lang w:val="fr-FR"/>
        </w:rPr>
      </w:pPr>
      <w:r w:rsidRPr="009D36CD">
        <w:rPr>
          <w:sz w:val="18"/>
          <w:szCs w:val="18"/>
          <w:lang w:val="fr-FR"/>
        </w:rPr>
        <w:t xml:space="preserve">  port 80 </w:t>
      </w:r>
      <w:proofErr w:type="spellStart"/>
      <w:r w:rsidRPr="009D36CD">
        <w:rPr>
          <w:sz w:val="18"/>
          <w:szCs w:val="18"/>
          <w:lang w:val="fr-FR"/>
        </w:rPr>
        <w:t>tcp</w:t>
      </w:r>
      <w:proofErr w:type="spellEnd"/>
    </w:p>
    <w:p w14:paraId="2C95070A" w14:textId="77777777" w:rsidR="009D36CD" w:rsidRPr="009D36CD" w:rsidRDefault="009D36CD" w:rsidP="009D36CD">
      <w:pPr>
        <w:pStyle w:val="aa"/>
        <w:rPr>
          <w:sz w:val="18"/>
          <w:szCs w:val="18"/>
          <w:lang w:val="fr-FR"/>
        </w:rPr>
      </w:pPr>
      <w:r w:rsidRPr="009D36CD">
        <w:rPr>
          <w:sz w:val="18"/>
          <w:szCs w:val="18"/>
          <w:lang w:val="fr-FR"/>
        </w:rPr>
        <w:t>!</w:t>
      </w:r>
    </w:p>
    <w:p w14:paraId="6C3BC633"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service-</w:t>
      </w:r>
      <w:proofErr w:type="spellStart"/>
      <w:r w:rsidRPr="009D36CD">
        <w:rPr>
          <w:sz w:val="18"/>
          <w:szCs w:val="18"/>
          <w:lang w:val="fr-FR"/>
        </w:rPr>
        <w:t>ip</w:t>
      </w:r>
      <w:proofErr w:type="spellEnd"/>
      <w:r w:rsidRPr="009D36CD">
        <w:rPr>
          <w:sz w:val="18"/>
          <w:szCs w:val="18"/>
          <w:lang w:val="fr-FR"/>
        </w:rPr>
        <w:t xml:space="preserve"> vs2 10.1.20.10</w:t>
      </w:r>
    </w:p>
    <w:p w14:paraId="4C2F7BE0"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external-ip</w:t>
      </w:r>
      <w:proofErr w:type="spellEnd"/>
      <w:r w:rsidRPr="009D36CD">
        <w:rPr>
          <w:sz w:val="18"/>
          <w:szCs w:val="18"/>
          <w:lang w:val="fr-FR"/>
        </w:rPr>
        <w:t xml:space="preserve"> 20.232.18.146</w:t>
      </w:r>
    </w:p>
    <w:p w14:paraId="54B02933" w14:textId="77777777" w:rsidR="009D36CD" w:rsidRPr="009D36CD" w:rsidRDefault="009D36CD" w:rsidP="009D36CD">
      <w:pPr>
        <w:pStyle w:val="aa"/>
        <w:rPr>
          <w:sz w:val="18"/>
          <w:szCs w:val="18"/>
          <w:lang w:val="fr-FR"/>
        </w:rPr>
      </w:pPr>
      <w:r w:rsidRPr="009D36CD">
        <w:rPr>
          <w:sz w:val="18"/>
          <w:szCs w:val="18"/>
          <w:lang w:val="fr-FR"/>
        </w:rPr>
        <w:t xml:space="preserve">  port 80 </w:t>
      </w:r>
      <w:proofErr w:type="spellStart"/>
      <w:r w:rsidRPr="009D36CD">
        <w:rPr>
          <w:sz w:val="18"/>
          <w:szCs w:val="18"/>
          <w:lang w:val="fr-FR"/>
        </w:rPr>
        <w:t>tcp</w:t>
      </w:r>
      <w:proofErr w:type="spellEnd"/>
    </w:p>
    <w:p w14:paraId="052967CB" w14:textId="77777777" w:rsidR="009D36CD" w:rsidRPr="009D36CD" w:rsidRDefault="009D36CD" w:rsidP="009D36CD">
      <w:pPr>
        <w:pStyle w:val="aa"/>
        <w:rPr>
          <w:sz w:val="18"/>
          <w:szCs w:val="18"/>
          <w:lang w:val="fr-FR"/>
        </w:rPr>
      </w:pPr>
      <w:r w:rsidRPr="009D36CD">
        <w:rPr>
          <w:sz w:val="18"/>
          <w:szCs w:val="18"/>
          <w:lang w:val="fr-FR"/>
        </w:rPr>
        <w:t>!</w:t>
      </w:r>
    </w:p>
    <w:p w14:paraId="207F7731"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service-</w:t>
      </w:r>
      <w:proofErr w:type="spellStart"/>
      <w:r w:rsidRPr="009D36CD">
        <w:rPr>
          <w:sz w:val="18"/>
          <w:szCs w:val="18"/>
          <w:lang w:val="fr-FR"/>
        </w:rPr>
        <w:t>ip</w:t>
      </w:r>
      <w:proofErr w:type="spellEnd"/>
      <w:r w:rsidRPr="009D36CD">
        <w:rPr>
          <w:sz w:val="18"/>
          <w:szCs w:val="18"/>
          <w:lang w:val="fr-FR"/>
        </w:rPr>
        <w:t xml:space="preserve"> vs3 10.2.20.9</w:t>
      </w:r>
    </w:p>
    <w:p w14:paraId="550C5F3A"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external-ip</w:t>
      </w:r>
      <w:proofErr w:type="spellEnd"/>
      <w:r w:rsidRPr="009D36CD">
        <w:rPr>
          <w:sz w:val="18"/>
          <w:szCs w:val="18"/>
          <w:lang w:val="fr-FR"/>
        </w:rPr>
        <w:t xml:space="preserve"> 20.1.129.29</w:t>
      </w:r>
    </w:p>
    <w:p w14:paraId="56AE1866" w14:textId="77777777" w:rsidR="009D36CD" w:rsidRPr="009D36CD" w:rsidRDefault="009D36CD" w:rsidP="009D36CD">
      <w:pPr>
        <w:pStyle w:val="aa"/>
        <w:rPr>
          <w:sz w:val="18"/>
          <w:szCs w:val="18"/>
          <w:lang w:val="fr-FR"/>
        </w:rPr>
      </w:pPr>
      <w:r w:rsidRPr="009D36CD">
        <w:rPr>
          <w:sz w:val="18"/>
          <w:szCs w:val="18"/>
          <w:lang w:val="fr-FR"/>
        </w:rPr>
        <w:t xml:space="preserve">  port 80 </w:t>
      </w:r>
      <w:proofErr w:type="spellStart"/>
      <w:r w:rsidRPr="009D36CD">
        <w:rPr>
          <w:sz w:val="18"/>
          <w:szCs w:val="18"/>
          <w:lang w:val="fr-FR"/>
        </w:rPr>
        <w:t>tcp</w:t>
      </w:r>
      <w:proofErr w:type="spellEnd"/>
    </w:p>
    <w:p w14:paraId="6FEAE335" w14:textId="77777777" w:rsidR="009D36CD" w:rsidRPr="009D36CD" w:rsidRDefault="009D36CD" w:rsidP="009D36CD">
      <w:pPr>
        <w:pStyle w:val="aa"/>
        <w:rPr>
          <w:sz w:val="18"/>
          <w:szCs w:val="18"/>
          <w:lang w:val="fr-FR"/>
        </w:rPr>
      </w:pPr>
      <w:r w:rsidRPr="009D36CD">
        <w:rPr>
          <w:sz w:val="18"/>
          <w:szCs w:val="18"/>
          <w:lang w:val="fr-FR"/>
        </w:rPr>
        <w:t>!</w:t>
      </w:r>
    </w:p>
    <w:p w14:paraId="211B6683"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service-</w:t>
      </w:r>
      <w:proofErr w:type="spellStart"/>
      <w:r w:rsidRPr="009D36CD">
        <w:rPr>
          <w:sz w:val="18"/>
          <w:szCs w:val="18"/>
          <w:lang w:val="fr-FR"/>
        </w:rPr>
        <w:t>ip</w:t>
      </w:r>
      <w:proofErr w:type="spellEnd"/>
      <w:r w:rsidRPr="009D36CD">
        <w:rPr>
          <w:sz w:val="18"/>
          <w:szCs w:val="18"/>
          <w:lang w:val="fr-FR"/>
        </w:rPr>
        <w:t xml:space="preserve"> vs4 10.2.20.10</w:t>
      </w:r>
    </w:p>
    <w:p w14:paraId="3338659D"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external-ip</w:t>
      </w:r>
      <w:proofErr w:type="spellEnd"/>
      <w:r w:rsidRPr="009D36CD">
        <w:rPr>
          <w:sz w:val="18"/>
          <w:szCs w:val="18"/>
          <w:lang w:val="fr-FR"/>
        </w:rPr>
        <w:t xml:space="preserve"> 20.97.231.193</w:t>
      </w:r>
    </w:p>
    <w:p w14:paraId="159F1074" w14:textId="77777777" w:rsidR="009D36CD" w:rsidRPr="009D36CD" w:rsidRDefault="009D36CD" w:rsidP="009D36CD">
      <w:pPr>
        <w:pStyle w:val="aa"/>
        <w:rPr>
          <w:sz w:val="18"/>
          <w:szCs w:val="18"/>
          <w:lang w:val="fr-FR"/>
        </w:rPr>
      </w:pPr>
      <w:r w:rsidRPr="009D36CD">
        <w:rPr>
          <w:sz w:val="18"/>
          <w:szCs w:val="18"/>
          <w:lang w:val="fr-FR"/>
        </w:rPr>
        <w:t xml:space="preserve">  port 80 </w:t>
      </w:r>
      <w:proofErr w:type="spellStart"/>
      <w:r w:rsidRPr="009D36CD">
        <w:rPr>
          <w:sz w:val="18"/>
          <w:szCs w:val="18"/>
          <w:lang w:val="fr-FR"/>
        </w:rPr>
        <w:t>tcp</w:t>
      </w:r>
      <w:proofErr w:type="spellEnd"/>
    </w:p>
    <w:p w14:paraId="1246F282" w14:textId="77777777" w:rsidR="009D36CD" w:rsidRPr="009D36CD" w:rsidRDefault="009D36CD" w:rsidP="009D36CD">
      <w:pPr>
        <w:pStyle w:val="aa"/>
        <w:rPr>
          <w:sz w:val="18"/>
          <w:szCs w:val="18"/>
          <w:lang w:val="fr-FR"/>
        </w:rPr>
      </w:pPr>
      <w:r w:rsidRPr="009D36CD">
        <w:rPr>
          <w:sz w:val="18"/>
          <w:szCs w:val="18"/>
          <w:lang w:val="fr-FR"/>
        </w:rPr>
        <w:t>!</w:t>
      </w:r>
    </w:p>
    <w:p w14:paraId="46D219D3"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group default</w:t>
      </w:r>
    </w:p>
    <w:p w14:paraId="0535A120" w14:textId="77777777" w:rsidR="009D36CD" w:rsidRPr="009D36CD" w:rsidRDefault="009D36CD" w:rsidP="009D36CD">
      <w:pPr>
        <w:pStyle w:val="aa"/>
        <w:rPr>
          <w:sz w:val="18"/>
          <w:szCs w:val="18"/>
          <w:lang w:val="fr-FR"/>
        </w:rPr>
      </w:pPr>
      <w:r w:rsidRPr="009D36CD">
        <w:rPr>
          <w:sz w:val="18"/>
          <w:szCs w:val="18"/>
          <w:lang w:val="fr-FR"/>
        </w:rPr>
        <w:t xml:space="preserve">  enable</w:t>
      </w:r>
    </w:p>
    <w:p w14:paraId="75730A8F"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primary</w:t>
      </w:r>
      <w:proofErr w:type="spellEnd"/>
      <w:r w:rsidRPr="009D36CD">
        <w:rPr>
          <w:sz w:val="18"/>
          <w:szCs w:val="18"/>
          <w:lang w:val="fr-FR"/>
        </w:rPr>
        <w:t xml:space="preserve"> 20.109.98.187</w:t>
      </w:r>
    </w:p>
    <w:p w14:paraId="59690A28"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priority</w:t>
      </w:r>
      <w:proofErr w:type="spellEnd"/>
      <w:r w:rsidRPr="009D36CD">
        <w:rPr>
          <w:sz w:val="18"/>
          <w:szCs w:val="18"/>
          <w:lang w:val="fr-FR"/>
        </w:rPr>
        <w:t xml:space="preserve"> 255</w:t>
      </w:r>
    </w:p>
    <w:p w14:paraId="2DB78443" w14:textId="77777777" w:rsidR="009D36CD" w:rsidRPr="009D36CD" w:rsidRDefault="009D36CD" w:rsidP="009D36CD">
      <w:pPr>
        <w:pStyle w:val="aa"/>
        <w:rPr>
          <w:sz w:val="18"/>
          <w:szCs w:val="18"/>
          <w:lang w:val="fr-FR"/>
        </w:rPr>
      </w:pPr>
      <w:r w:rsidRPr="009D36CD">
        <w:rPr>
          <w:sz w:val="18"/>
          <w:szCs w:val="18"/>
          <w:lang w:val="fr-FR"/>
        </w:rPr>
        <w:t>!</w:t>
      </w:r>
    </w:p>
    <w:p w14:paraId="7459CF1C"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site eastus_1</w:t>
      </w:r>
    </w:p>
    <w:p w14:paraId="346B5E08"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geo</w:t>
      </w:r>
      <w:proofErr w:type="spellEnd"/>
      <w:r w:rsidRPr="009D36CD">
        <w:rPr>
          <w:sz w:val="18"/>
          <w:szCs w:val="18"/>
          <w:lang w:val="fr-FR"/>
        </w:rPr>
        <w:t xml:space="preserve">-location "North </w:t>
      </w:r>
      <w:proofErr w:type="spellStart"/>
      <w:r w:rsidRPr="009D36CD">
        <w:rPr>
          <w:sz w:val="18"/>
          <w:szCs w:val="18"/>
          <w:lang w:val="fr-FR"/>
        </w:rPr>
        <w:t>America,United</w:t>
      </w:r>
      <w:proofErr w:type="spellEnd"/>
      <w:r w:rsidRPr="009D36CD">
        <w:rPr>
          <w:sz w:val="18"/>
          <w:szCs w:val="18"/>
          <w:lang w:val="fr-FR"/>
        </w:rPr>
        <w:t xml:space="preserve"> States"</w:t>
      </w:r>
    </w:p>
    <w:p w14:paraId="1603324C"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slb</w:t>
      </w:r>
      <w:proofErr w:type="spellEnd"/>
      <w:r w:rsidRPr="009D36CD">
        <w:rPr>
          <w:sz w:val="18"/>
          <w:szCs w:val="18"/>
          <w:lang w:val="fr-FR"/>
        </w:rPr>
        <w:t>-dev slb1 20.232.184.155</w:t>
      </w:r>
    </w:p>
    <w:p w14:paraId="13AD5BD6" w14:textId="77777777" w:rsidR="009D36CD" w:rsidRPr="009D36CD" w:rsidRDefault="009D36CD" w:rsidP="009D36CD">
      <w:pPr>
        <w:pStyle w:val="aa"/>
        <w:rPr>
          <w:sz w:val="18"/>
          <w:szCs w:val="18"/>
          <w:lang w:val="fr-FR"/>
        </w:rPr>
      </w:pPr>
      <w:r w:rsidRPr="009D36CD">
        <w:rPr>
          <w:sz w:val="18"/>
          <w:szCs w:val="18"/>
          <w:lang w:val="fr-FR"/>
        </w:rPr>
        <w:t xml:space="preserve">    vip-server vs1</w:t>
      </w:r>
    </w:p>
    <w:p w14:paraId="7CA8EC7E" w14:textId="77777777" w:rsidR="009D36CD" w:rsidRPr="009D36CD" w:rsidRDefault="009D36CD" w:rsidP="009D36CD">
      <w:pPr>
        <w:pStyle w:val="aa"/>
        <w:rPr>
          <w:sz w:val="18"/>
          <w:szCs w:val="18"/>
          <w:lang w:val="fr-FR"/>
        </w:rPr>
      </w:pPr>
      <w:r w:rsidRPr="009D36CD">
        <w:rPr>
          <w:sz w:val="18"/>
          <w:szCs w:val="18"/>
          <w:lang w:val="fr-FR"/>
        </w:rPr>
        <w:t>!</w:t>
      </w:r>
    </w:p>
    <w:p w14:paraId="7785901C"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site eastus_2</w:t>
      </w:r>
    </w:p>
    <w:p w14:paraId="59F68991"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geo</w:t>
      </w:r>
      <w:proofErr w:type="spellEnd"/>
      <w:r w:rsidRPr="009D36CD">
        <w:rPr>
          <w:sz w:val="18"/>
          <w:szCs w:val="18"/>
          <w:lang w:val="fr-FR"/>
        </w:rPr>
        <w:t xml:space="preserve">-location "North </w:t>
      </w:r>
      <w:proofErr w:type="spellStart"/>
      <w:r w:rsidRPr="009D36CD">
        <w:rPr>
          <w:sz w:val="18"/>
          <w:szCs w:val="18"/>
          <w:lang w:val="fr-FR"/>
        </w:rPr>
        <w:t>America,United</w:t>
      </w:r>
      <w:proofErr w:type="spellEnd"/>
      <w:r w:rsidRPr="009D36CD">
        <w:rPr>
          <w:sz w:val="18"/>
          <w:szCs w:val="18"/>
          <w:lang w:val="fr-FR"/>
        </w:rPr>
        <w:t xml:space="preserve"> States"</w:t>
      </w:r>
    </w:p>
    <w:p w14:paraId="62086234"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slb</w:t>
      </w:r>
      <w:proofErr w:type="spellEnd"/>
      <w:r w:rsidRPr="009D36CD">
        <w:rPr>
          <w:sz w:val="18"/>
          <w:szCs w:val="18"/>
          <w:lang w:val="fr-FR"/>
        </w:rPr>
        <w:t>-dev slb2 20.25.69.184</w:t>
      </w:r>
    </w:p>
    <w:p w14:paraId="76AC5F9F" w14:textId="77777777" w:rsidR="009D36CD" w:rsidRPr="009D36CD" w:rsidRDefault="009D36CD" w:rsidP="009D36CD">
      <w:pPr>
        <w:pStyle w:val="aa"/>
        <w:rPr>
          <w:sz w:val="18"/>
          <w:szCs w:val="18"/>
          <w:lang w:val="fr-FR"/>
        </w:rPr>
      </w:pPr>
      <w:r w:rsidRPr="009D36CD">
        <w:rPr>
          <w:sz w:val="18"/>
          <w:szCs w:val="18"/>
          <w:lang w:val="fr-FR"/>
        </w:rPr>
        <w:t xml:space="preserve">    vip-server vs2</w:t>
      </w:r>
    </w:p>
    <w:p w14:paraId="4DDD44D5" w14:textId="77777777" w:rsidR="009D36CD" w:rsidRPr="009D36CD" w:rsidRDefault="009D36CD" w:rsidP="009D36CD">
      <w:pPr>
        <w:pStyle w:val="aa"/>
        <w:rPr>
          <w:sz w:val="18"/>
          <w:szCs w:val="18"/>
          <w:lang w:val="fr-FR"/>
        </w:rPr>
      </w:pPr>
      <w:r w:rsidRPr="009D36CD">
        <w:rPr>
          <w:sz w:val="18"/>
          <w:szCs w:val="18"/>
          <w:lang w:val="fr-FR"/>
        </w:rPr>
        <w:t>!</w:t>
      </w:r>
    </w:p>
    <w:p w14:paraId="3CA672C6"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site eastus2_1</w:t>
      </w:r>
    </w:p>
    <w:p w14:paraId="588DF623"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geo</w:t>
      </w:r>
      <w:proofErr w:type="spellEnd"/>
      <w:r w:rsidRPr="009D36CD">
        <w:rPr>
          <w:sz w:val="18"/>
          <w:szCs w:val="18"/>
          <w:lang w:val="fr-FR"/>
        </w:rPr>
        <w:t xml:space="preserve">-location "North </w:t>
      </w:r>
      <w:proofErr w:type="spellStart"/>
      <w:r w:rsidRPr="009D36CD">
        <w:rPr>
          <w:sz w:val="18"/>
          <w:szCs w:val="18"/>
          <w:lang w:val="fr-FR"/>
        </w:rPr>
        <w:t>America.United</w:t>
      </w:r>
      <w:proofErr w:type="spellEnd"/>
      <w:r w:rsidRPr="009D36CD">
        <w:rPr>
          <w:sz w:val="18"/>
          <w:szCs w:val="18"/>
          <w:lang w:val="fr-FR"/>
        </w:rPr>
        <w:t xml:space="preserve"> </w:t>
      </w:r>
      <w:proofErr w:type="spellStart"/>
      <w:r w:rsidRPr="009D36CD">
        <w:rPr>
          <w:sz w:val="18"/>
          <w:szCs w:val="18"/>
          <w:lang w:val="fr-FR"/>
        </w:rPr>
        <w:t>States.California.San</w:t>
      </w:r>
      <w:proofErr w:type="spellEnd"/>
      <w:r w:rsidRPr="009D36CD">
        <w:rPr>
          <w:sz w:val="18"/>
          <w:szCs w:val="18"/>
          <w:lang w:val="fr-FR"/>
        </w:rPr>
        <w:t xml:space="preserve"> Jose"</w:t>
      </w:r>
    </w:p>
    <w:p w14:paraId="59287F3F"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slb</w:t>
      </w:r>
      <w:proofErr w:type="spellEnd"/>
      <w:r w:rsidRPr="009D36CD">
        <w:rPr>
          <w:sz w:val="18"/>
          <w:szCs w:val="18"/>
          <w:lang w:val="fr-FR"/>
        </w:rPr>
        <w:t>-dev slb3 20.242.5.111</w:t>
      </w:r>
    </w:p>
    <w:p w14:paraId="01A66843" w14:textId="77777777" w:rsidR="009D36CD" w:rsidRPr="009D36CD" w:rsidRDefault="009D36CD" w:rsidP="009D36CD">
      <w:pPr>
        <w:pStyle w:val="aa"/>
        <w:rPr>
          <w:sz w:val="18"/>
          <w:szCs w:val="18"/>
          <w:lang w:val="fr-FR"/>
        </w:rPr>
      </w:pPr>
      <w:r w:rsidRPr="009D36CD">
        <w:rPr>
          <w:sz w:val="18"/>
          <w:szCs w:val="18"/>
          <w:lang w:val="fr-FR"/>
        </w:rPr>
        <w:lastRenderedPageBreak/>
        <w:t xml:space="preserve">    vip-server vs3</w:t>
      </w:r>
    </w:p>
    <w:p w14:paraId="67FA73AE" w14:textId="77777777" w:rsidR="009D36CD" w:rsidRPr="009D36CD" w:rsidRDefault="009D36CD" w:rsidP="009D36CD">
      <w:pPr>
        <w:pStyle w:val="aa"/>
        <w:rPr>
          <w:sz w:val="18"/>
          <w:szCs w:val="18"/>
          <w:lang w:val="fr-FR"/>
        </w:rPr>
      </w:pPr>
      <w:r w:rsidRPr="009D36CD">
        <w:rPr>
          <w:sz w:val="18"/>
          <w:szCs w:val="18"/>
          <w:lang w:val="fr-FR"/>
        </w:rPr>
        <w:t>!</w:t>
      </w:r>
    </w:p>
    <w:p w14:paraId="0E34D3E6" w14:textId="77777777" w:rsidR="009D36CD" w:rsidRPr="009D36CD" w:rsidRDefault="009D36CD" w:rsidP="009D36CD">
      <w:pPr>
        <w:pStyle w:val="aa"/>
        <w:rPr>
          <w:sz w:val="18"/>
          <w:szCs w:val="18"/>
          <w:lang w:val="fr-FR"/>
        </w:rPr>
      </w:pPr>
      <w:proofErr w:type="spellStart"/>
      <w:r w:rsidRPr="009D36CD">
        <w:rPr>
          <w:sz w:val="18"/>
          <w:szCs w:val="18"/>
          <w:lang w:val="fr-FR"/>
        </w:rPr>
        <w:t>gslb</w:t>
      </w:r>
      <w:proofErr w:type="spellEnd"/>
      <w:r w:rsidRPr="009D36CD">
        <w:rPr>
          <w:sz w:val="18"/>
          <w:szCs w:val="18"/>
          <w:lang w:val="fr-FR"/>
        </w:rPr>
        <w:t xml:space="preserve"> site eastus2_2</w:t>
      </w:r>
    </w:p>
    <w:p w14:paraId="1BB1DCE6"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geo</w:t>
      </w:r>
      <w:proofErr w:type="spellEnd"/>
      <w:r w:rsidRPr="009D36CD">
        <w:rPr>
          <w:sz w:val="18"/>
          <w:szCs w:val="18"/>
          <w:lang w:val="fr-FR"/>
        </w:rPr>
        <w:t xml:space="preserve">-location "North </w:t>
      </w:r>
      <w:proofErr w:type="spellStart"/>
      <w:r w:rsidRPr="009D36CD">
        <w:rPr>
          <w:sz w:val="18"/>
          <w:szCs w:val="18"/>
          <w:lang w:val="fr-FR"/>
        </w:rPr>
        <w:t>America.United</w:t>
      </w:r>
      <w:proofErr w:type="spellEnd"/>
      <w:r w:rsidRPr="009D36CD">
        <w:rPr>
          <w:sz w:val="18"/>
          <w:szCs w:val="18"/>
          <w:lang w:val="fr-FR"/>
        </w:rPr>
        <w:t xml:space="preserve"> </w:t>
      </w:r>
      <w:proofErr w:type="spellStart"/>
      <w:r w:rsidRPr="009D36CD">
        <w:rPr>
          <w:sz w:val="18"/>
          <w:szCs w:val="18"/>
          <w:lang w:val="fr-FR"/>
        </w:rPr>
        <w:t>States.California.San</w:t>
      </w:r>
      <w:proofErr w:type="spellEnd"/>
      <w:r w:rsidRPr="009D36CD">
        <w:rPr>
          <w:sz w:val="18"/>
          <w:szCs w:val="18"/>
          <w:lang w:val="fr-FR"/>
        </w:rPr>
        <w:t xml:space="preserve"> Jose"</w:t>
      </w:r>
    </w:p>
    <w:p w14:paraId="11741BD4" w14:textId="77777777" w:rsidR="009D36CD" w:rsidRPr="009D36CD" w:rsidRDefault="009D36CD" w:rsidP="009D36CD">
      <w:pPr>
        <w:pStyle w:val="aa"/>
        <w:rPr>
          <w:sz w:val="18"/>
          <w:szCs w:val="18"/>
          <w:lang w:val="fr-FR"/>
        </w:rPr>
      </w:pPr>
      <w:r w:rsidRPr="009D36CD">
        <w:rPr>
          <w:sz w:val="18"/>
          <w:szCs w:val="18"/>
          <w:lang w:val="fr-FR"/>
        </w:rPr>
        <w:t xml:space="preserve">  </w:t>
      </w:r>
      <w:proofErr w:type="spellStart"/>
      <w:r w:rsidRPr="009D36CD">
        <w:rPr>
          <w:sz w:val="18"/>
          <w:szCs w:val="18"/>
          <w:lang w:val="fr-FR"/>
        </w:rPr>
        <w:t>slb</w:t>
      </w:r>
      <w:proofErr w:type="spellEnd"/>
      <w:r w:rsidRPr="009D36CD">
        <w:rPr>
          <w:sz w:val="18"/>
          <w:szCs w:val="18"/>
          <w:lang w:val="fr-FR"/>
        </w:rPr>
        <w:t>-dev slb4 20.97.231.141</w:t>
      </w:r>
    </w:p>
    <w:p w14:paraId="0E1BFBBD" w14:textId="29CA076D" w:rsidR="009D36CD" w:rsidRPr="009D36CD" w:rsidRDefault="009D36CD" w:rsidP="009D36CD">
      <w:pPr>
        <w:pStyle w:val="aa"/>
        <w:rPr>
          <w:sz w:val="18"/>
          <w:szCs w:val="18"/>
          <w:lang w:val="fr-FR"/>
        </w:rPr>
      </w:pPr>
      <w:r w:rsidRPr="009D36CD">
        <w:rPr>
          <w:sz w:val="18"/>
          <w:szCs w:val="18"/>
          <w:lang w:val="fr-FR"/>
        </w:rPr>
        <w:t xml:space="preserve">    vip-server vs4</w:t>
      </w:r>
    </w:p>
    <w:p w14:paraId="542417DC" w14:textId="278E0329" w:rsidR="00247FEF" w:rsidRPr="009D36CD" w:rsidRDefault="00247FEF" w:rsidP="009D36CD">
      <w:pPr>
        <w:pStyle w:val="aa"/>
        <w:rPr>
          <w:sz w:val="18"/>
          <w:szCs w:val="18"/>
        </w:rPr>
      </w:pPr>
      <w:r w:rsidRPr="009D36CD">
        <w:rPr>
          <w:sz w:val="18"/>
          <w:szCs w:val="18"/>
        </w:rPr>
        <w:t>!</w:t>
      </w:r>
    </w:p>
    <w:p w14:paraId="07B42FC3"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policy a10</w:t>
      </w:r>
    </w:p>
    <w:p w14:paraId="26990157" w14:textId="77777777" w:rsidR="00247FEF" w:rsidRDefault="00247FEF" w:rsidP="00247FEF">
      <w:pPr>
        <w:pStyle w:val="aa"/>
        <w:rPr>
          <w:sz w:val="18"/>
          <w:szCs w:val="18"/>
        </w:rPr>
      </w:pPr>
      <w:r>
        <w:rPr>
          <w:sz w:val="18"/>
          <w:szCs w:val="18"/>
        </w:rPr>
        <w:t xml:space="preserve">  metric-order health-check geographic</w:t>
      </w:r>
    </w:p>
    <w:p w14:paraId="56D5349B" w14:textId="77777777" w:rsidR="00247FEF" w:rsidRPr="00247FEF" w:rsidRDefault="00247FEF" w:rsidP="00247FEF">
      <w:pPr>
        <w:pStyle w:val="aa"/>
        <w:rPr>
          <w:sz w:val="18"/>
          <w:szCs w:val="18"/>
          <w:lang w:val="fr-FR"/>
        </w:rPr>
      </w:pPr>
      <w:r>
        <w:rPr>
          <w:sz w:val="18"/>
          <w:szCs w:val="18"/>
        </w:rPr>
        <w:t xml:space="preserve">  </w:t>
      </w:r>
      <w:proofErr w:type="spellStart"/>
      <w:r w:rsidRPr="00247FEF">
        <w:rPr>
          <w:sz w:val="18"/>
          <w:szCs w:val="18"/>
          <w:lang w:val="fr-FR"/>
        </w:rPr>
        <w:t>dns</w:t>
      </w:r>
      <w:proofErr w:type="spellEnd"/>
      <w:r w:rsidRPr="00247FEF">
        <w:rPr>
          <w:sz w:val="18"/>
          <w:szCs w:val="18"/>
          <w:lang w:val="fr-FR"/>
        </w:rPr>
        <w:t xml:space="preserve"> server</w:t>
      </w:r>
    </w:p>
    <w:p w14:paraId="4C4FFB85" w14:textId="77777777" w:rsidR="00247FEF" w:rsidRPr="00247FEF" w:rsidRDefault="00247FEF" w:rsidP="00247FEF">
      <w:pPr>
        <w:pStyle w:val="aa"/>
        <w:rPr>
          <w:sz w:val="18"/>
          <w:szCs w:val="18"/>
          <w:lang w:val="fr-FR"/>
        </w:rPr>
      </w:pPr>
      <w:r w:rsidRPr="00247FEF">
        <w:rPr>
          <w:sz w:val="18"/>
          <w:szCs w:val="18"/>
          <w:lang w:val="fr-FR"/>
        </w:rPr>
        <w:t>!</w:t>
      </w:r>
    </w:p>
    <w:p w14:paraId="3370F5A8" w14:textId="77777777" w:rsidR="00247FEF" w:rsidRPr="00247FEF" w:rsidRDefault="00247FEF" w:rsidP="00247FEF">
      <w:pPr>
        <w:pStyle w:val="aa"/>
        <w:rPr>
          <w:sz w:val="18"/>
          <w:szCs w:val="18"/>
          <w:lang w:val="fr-FR"/>
        </w:rPr>
      </w:pPr>
      <w:proofErr w:type="spellStart"/>
      <w:r w:rsidRPr="00247FEF">
        <w:rPr>
          <w:sz w:val="18"/>
          <w:szCs w:val="18"/>
          <w:lang w:val="fr-FR"/>
        </w:rPr>
        <w:t>gslb</w:t>
      </w:r>
      <w:proofErr w:type="spellEnd"/>
      <w:r w:rsidRPr="00247FEF">
        <w:rPr>
          <w:sz w:val="18"/>
          <w:szCs w:val="18"/>
          <w:lang w:val="fr-FR"/>
        </w:rPr>
        <w:t xml:space="preserve"> zone gslb.a10.com</w:t>
      </w:r>
    </w:p>
    <w:p w14:paraId="0F8D0DCB" w14:textId="77777777" w:rsidR="00247FEF" w:rsidRDefault="00247FEF" w:rsidP="00247FEF">
      <w:pPr>
        <w:pStyle w:val="aa"/>
        <w:rPr>
          <w:sz w:val="18"/>
          <w:szCs w:val="18"/>
        </w:rPr>
      </w:pPr>
      <w:r w:rsidRPr="00247FEF">
        <w:rPr>
          <w:sz w:val="18"/>
          <w:szCs w:val="18"/>
          <w:lang w:val="fr-FR"/>
        </w:rPr>
        <w:t xml:space="preserve">  </w:t>
      </w:r>
      <w:r>
        <w:rPr>
          <w:sz w:val="18"/>
          <w:szCs w:val="18"/>
        </w:rPr>
        <w:t>policy a10</w:t>
      </w:r>
    </w:p>
    <w:p w14:paraId="3156DD78" w14:textId="77777777" w:rsidR="00247FEF" w:rsidRDefault="00247FEF" w:rsidP="00247FEF">
      <w:pPr>
        <w:pStyle w:val="aa"/>
        <w:rPr>
          <w:sz w:val="18"/>
          <w:szCs w:val="18"/>
        </w:rPr>
      </w:pPr>
      <w:r>
        <w:rPr>
          <w:sz w:val="18"/>
          <w:szCs w:val="18"/>
        </w:rPr>
        <w:t xml:space="preserve">  service 80 www</w:t>
      </w:r>
    </w:p>
    <w:p w14:paraId="6C7B0B53"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vs1 static</w:t>
      </w:r>
    </w:p>
    <w:p w14:paraId="476E5AF9"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vs2 static</w:t>
      </w:r>
    </w:p>
    <w:p w14:paraId="6FA4EAFB"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vs3 static</w:t>
      </w:r>
    </w:p>
    <w:p w14:paraId="24D787EF"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vs4 static</w:t>
      </w:r>
    </w:p>
    <w:p w14:paraId="7B86B343" w14:textId="77777777" w:rsidR="00247FEF" w:rsidRDefault="00247FEF" w:rsidP="00247FEF">
      <w:pPr>
        <w:pStyle w:val="aa"/>
        <w:rPr>
          <w:sz w:val="18"/>
          <w:szCs w:val="18"/>
        </w:rPr>
      </w:pPr>
      <w:r>
        <w:rPr>
          <w:sz w:val="18"/>
          <w:szCs w:val="18"/>
        </w:rPr>
        <w:t>!</w:t>
      </w:r>
    </w:p>
    <w:p w14:paraId="79981091"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status-interval 1</w:t>
      </w:r>
    </w:p>
    <w:p w14:paraId="59C074FF" w14:textId="77777777" w:rsidR="00247FEF" w:rsidRDefault="00247FEF" w:rsidP="00247FEF">
      <w:pPr>
        <w:pStyle w:val="aa"/>
        <w:rPr>
          <w:sz w:val="18"/>
          <w:szCs w:val="18"/>
        </w:rPr>
      </w:pPr>
      <w:r>
        <w:rPr>
          <w:sz w:val="18"/>
          <w:szCs w:val="18"/>
        </w:rPr>
        <w:t>!</w:t>
      </w:r>
    </w:p>
    <w:p w14:paraId="47555140"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enable controller</w:t>
      </w:r>
    </w:p>
    <w:p w14:paraId="2F1ACC55" w14:textId="77777777" w:rsidR="00247FEF" w:rsidRDefault="00247FEF" w:rsidP="00247FEF">
      <w:pPr>
        <w:pStyle w:val="aa"/>
        <w:rPr>
          <w:sz w:val="18"/>
          <w:szCs w:val="18"/>
        </w:rPr>
      </w:pPr>
    </w:p>
    <w:p w14:paraId="321DA8AE" w14:textId="77777777" w:rsidR="00247FEF" w:rsidRDefault="00247FEF">
      <w:pPr>
        <w:pStyle w:val="aa"/>
        <w:numPr>
          <w:ilvl w:val="0"/>
          <w:numId w:val="5"/>
        </w:numPr>
        <w:spacing w:after="160" w:line="256" w:lineRule="auto"/>
        <w:rPr>
          <w:sz w:val="22"/>
        </w:rPr>
      </w:pPr>
      <w:r>
        <w:t>CONTROLLER 2-Member CONFIG:</w:t>
      </w:r>
    </w:p>
    <w:p w14:paraId="36DCDFD9" w14:textId="77777777" w:rsidR="00247FEF" w:rsidRDefault="00247FEF" w:rsidP="00247FEF">
      <w:pPr>
        <w:pStyle w:val="aa"/>
        <w:rPr>
          <w:sz w:val="18"/>
          <w:szCs w:val="18"/>
        </w:rPr>
      </w:pPr>
      <w:r>
        <w:rPr>
          <w:sz w:val="18"/>
          <w:szCs w:val="18"/>
        </w:rPr>
        <w:t xml:space="preserve">no system geo-location load </w:t>
      </w:r>
      <w:proofErr w:type="spellStart"/>
      <w:r>
        <w:rPr>
          <w:sz w:val="18"/>
          <w:szCs w:val="18"/>
        </w:rPr>
        <w:t>iana</w:t>
      </w:r>
      <w:proofErr w:type="spellEnd"/>
    </w:p>
    <w:p w14:paraId="528449FE" w14:textId="77777777" w:rsidR="00247FEF" w:rsidRDefault="00247FEF" w:rsidP="00247FEF">
      <w:pPr>
        <w:pStyle w:val="aa"/>
        <w:rPr>
          <w:sz w:val="18"/>
          <w:szCs w:val="18"/>
        </w:rPr>
      </w:pPr>
      <w:r>
        <w:rPr>
          <w:sz w:val="18"/>
          <w:szCs w:val="18"/>
        </w:rPr>
        <w:t>system geo-location load GeoLite2-City</w:t>
      </w:r>
    </w:p>
    <w:p w14:paraId="38177E06" w14:textId="77777777" w:rsidR="00247FEF" w:rsidRDefault="00247FEF" w:rsidP="00247FEF">
      <w:pPr>
        <w:pStyle w:val="aa"/>
        <w:rPr>
          <w:sz w:val="18"/>
          <w:szCs w:val="18"/>
        </w:rPr>
      </w:pPr>
      <w:r>
        <w:rPr>
          <w:sz w:val="18"/>
          <w:szCs w:val="18"/>
        </w:rPr>
        <w:t>!</w:t>
      </w:r>
    </w:p>
    <w:p w14:paraId="784A8378" w14:textId="77777777" w:rsidR="00247FEF" w:rsidRDefault="00247FEF" w:rsidP="00247FEF">
      <w:pPr>
        <w:pStyle w:val="aa"/>
        <w:rPr>
          <w:sz w:val="18"/>
          <w:szCs w:val="18"/>
        </w:rPr>
      </w:pPr>
      <w:r>
        <w:rPr>
          <w:sz w:val="18"/>
          <w:szCs w:val="18"/>
        </w:rPr>
        <w:t>!</w:t>
      </w:r>
    </w:p>
    <w:p w14:paraId="5DA283E2" w14:textId="77777777" w:rsidR="00247FEF" w:rsidRDefault="00247FEF" w:rsidP="00247FEF">
      <w:pPr>
        <w:pStyle w:val="aa"/>
        <w:rPr>
          <w:sz w:val="18"/>
          <w:szCs w:val="18"/>
        </w:rPr>
      </w:pPr>
      <w:r>
        <w:rPr>
          <w:sz w:val="18"/>
          <w:szCs w:val="18"/>
        </w:rPr>
        <w:t>interface management</w:t>
      </w:r>
    </w:p>
    <w:p w14:paraId="3EAA6784"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2A521ACE" w14:textId="77777777" w:rsidR="00247FEF" w:rsidRDefault="00247FEF" w:rsidP="00247FEF">
      <w:pPr>
        <w:pStyle w:val="aa"/>
        <w:rPr>
          <w:sz w:val="18"/>
          <w:szCs w:val="18"/>
        </w:rPr>
      </w:pPr>
      <w:r>
        <w:rPr>
          <w:sz w:val="18"/>
          <w:szCs w:val="18"/>
        </w:rPr>
        <w:t>!</w:t>
      </w:r>
    </w:p>
    <w:p w14:paraId="2ADB213C" w14:textId="77777777" w:rsidR="00247FEF" w:rsidRDefault="00247FEF" w:rsidP="00247FEF">
      <w:pPr>
        <w:pStyle w:val="aa"/>
        <w:rPr>
          <w:sz w:val="18"/>
          <w:szCs w:val="18"/>
        </w:rPr>
      </w:pPr>
      <w:r>
        <w:rPr>
          <w:sz w:val="18"/>
          <w:szCs w:val="18"/>
        </w:rPr>
        <w:t>interface ethernet 1</w:t>
      </w:r>
    </w:p>
    <w:p w14:paraId="3396D0D1" w14:textId="77777777" w:rsidR="00247FEF" w:rsidRDefault="00247FEF" w:rsidP="00247FEF">
      <w:pPr>
        <w:pStyle w:val="aa"/>
        <w:rPr>
          <w:sz w:val="18"/>
          <w:szCs w:val="18"/>
        </w:rPr>
      </w:pPr>
      <w:r>
        <w:rPr>
          <w:sz w:val="18"/>
          <w:szCs w:val="18"/>
        </w:rPr>
        <w:t xml:space="preserve">  enable</w:t>
      </w:r>
    </w:p>
    <w:p w14:paraId="3BD5A97C"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0ED3BF6F" w14:textId="77777777" w:rsidR="00247FEF" w:rsidRDefault="00247FEF" w:rsidP="00247FEF">
      <w:pPr>
        <w:pStyle w:val="aa"/>
        <w:rPr>
          <w:sz w:val="18"/>
          <w:szCs w:val="18"/>
        </w:rPr>
      </w:pPr>
      <w:r>
        <w:rPr>
          <w:sz w:val="18"/>
          <w:szCs w:val="18"/>
        </w:rPr>
        <w:t>!</w:t>
      </w:r>
    </w:p>
    <w:p w14:paraId="6C63C071" w14:textId="77777777" w:rsidR="00247FEF" w:rsidRDefault="00247FEF" w:rsidP="00247FEF">
      <w:pPr>
        <w:pStyle w:val="aa"/>
        <w:rPr>
          <w:sz w:val="18"/>
          <w:szCs w:val="18"/>
        </w:rPr>
      </w:pPr>
      <w:r>
        <w:rPr>
          <w:sz w:val="18"/>
          <w:szCs w:val="18"/>
        </w:rPr>
        <w:t>interface ethernet 2</w:t>
      </w:r>
    </w:p>
    <w:p w14:paraId="49DA94F4" w14:textId="77777777" w:rsidR="00247FEF" w:rsidRDefault="00247FEF" w:rsidP="00247FEF">
      <w:pPr>
        <w:pStyle w:val="aa"/>
        <w:rPr>
          <w:sz w:val="18"/>
          <w:szCs w:val="18"/>
        </w:rPr>
      </w:pPr>
      <w:r>
        <w:rPr>
          <w:sz w:val="18"/>
          <w:szCs w:val="18"/>
        </w:rPr>
        <w:t xml:space="preserve">  enable</w:t>
      </w:r>
    </w:p>
    <w:p w14:paraId="61912FAD"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19DEF44A" w14:textId="77777777" w:rsidR="00247FEF" w:rsidRDefault="00247FEF" w:rsidP="00247FEF">
      <w:pPr>
        <w:pStyle w:val="aa"/>
        <w:rPr>
          <w:sz w:val="18"/>
          <w:szCs w:val="18"/>
        </w:rPr>
      </w:pPr>
      <w:r>
        <w:rPr>
          <w:sz w:val="18"/>
          <w:szCs w:val="18"/>
        </w:rPr>
        <w:t>!</w:t>
      </w:r>
    </w:p>
    <w:p w14:paraId="194E78B4" w14:textId="77777777" w:rsidR="00247FEF" w:rsidRDefault="00247FEF" w:rsidP="00247FEF">
      <w:pPr>
        <w:pStyle w:val="aa"/>
        <w:rPr>
          <w:sz w:val="18"/>
          <w:szCs w:val="18"/>
        </w:rPr>
      </w:pPr>
      <w:r>
        <w:rPr>
          <w:sz w:val="18"/>
          <w:szCs w:val="18"/>
        </w:rPr>
        <w:t>!</w:t>
      </w:r>
    </w:p>
    <w:p w14:paraId="72793F3E" w14:textId="77777777" w:rsidR="00247FEF" w:rsidRDefault="00247FEF" w:rsidP="00247FEF">
      <w:pPr>
        <w:pStyle w:val="aa"/>
        <w:rPr>
          <w:sz w:val="18"/>
          <w:szCs w:val="18"/>
        </w:rPr>
      </w:pPr>
      <w:proofErr w:type="spellStart"/>
      <w:r>
        <w:rPr>
          <w:sz w:val="18"/>
          <w:szCs w:val="18"/>
        </w:rPr>
        <w:t>ip</w:t>
      </w:r>
      <w:proofErr w:type="spellEnd"/>
      <w:r>
        <w:rPr>
          <w:sz w:val="18"/>
          <w:szCs w:val="18"/>
        </w:rPr>
        <w:t xml:space="preserve"> route 0.0.0.0 /0 10.2.20.1</w:t>
      </w:r>
    </w:p>
    <w:p w14:paraId="307C3405" w14:textId="77777777" w:rsidR="00247FEF" w:rsidRDefault="00247FEF" w:rsidP="00247FEF">
      <w:pPr>
        <w:pStyle w:val="aa"/>
        <w:rPr>
          <w:sz w:val="18"/>
          <w:szCs w:val="18"/>
        </w:rPr>
      </w:pPr>
      <w:r>
        <w:rPr>
          <w:sz w:val="18"/>
          <w:szCs w:val="18"/>
        </w:rPr>
        <w:t>!</w:t>
      </w:r>
    </w:p>
    <w:p w14:paraId="27E47F75"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virtual-server </w:t>
      </w:r>
      <w:proofErr w:type="spellStart"/>
      <w:r>
        <w:rPr>
          <w:sz w:val="18"/>
          <w:szCs w:val="18"/>
        </w:rPr>
        <w:t>gslb</w:t>
      </w:r>
      <w:proofErr w:type="spellEnd"/>
      <w:r>
        <w:rPr>
          <w:sz w:val="18"/>
          <w:szCs w:val="18"/>
        </w:rPr>
        <w:t>-server 10.2.20.8</w:t>
      </w:r>
    </w:p>
    <w:p w14:paraId="03FA649A" w14:textId="77777777" w:rsidR="00247FEF" w:rsidRDefault="00247FEF" w:rsidP="00247FEF">
      <w:pPr>
        <w:pStyle w:val="aa"/>
        <w:rPr>
          <w:sz w:val="18"/>
          <w:szCs w:val="18"/>
          <w:lang w:val="fr-FR"/>
        </w:rPr>
      </w:pPr>
      <w:r>
        <w:rPr>
          <w:sz w:val="18"/>
          <w:szCs w:val="18"/>
        </w:rPr>
        <w:t xml:space="preserve">  </w:t>
      </w:r>
      <w:r>
        <w:rPr>
          <w:sz w:val="18"/>
          <w:szCs w:val="18"/>
          <w:lang w:val="fr-FR"/>
        </w:rPr>
        <w:t xml:space="preserve">port 53 </w:t>
      </w:r>
      <w:proofErr w:type="spellStart"/>
      <w:r>
        <w:rPr>
          <w:sz w:val="18"/>
          <w:szCs w:val="18"/>
          <w:lang w:val="fr-FR"/>
        </w:rPr>
        <w:t>udp</w:t>
      </w:r>
      <w:proofErr w:type="spellEnd"/>
    </w:p>
    <w:p w14:paraId="37F22B28" w14:textId="77777777" w:rsidR="00247FEF" w:rsidRDefault="00247FEF" w:rsidP="00247FEF">
      <w:pPr>
        <w:pStyle w:val="aa"/>
        <w:rPr>
          <w:sz w:val="18"/>
          <w:szCs w:val="18"/>
          <w:lang w:val="fr-FR"/>
        </w:rPr>
      </w:pPr>
      <w:r>
        <w:rPr>
          <w:sz w:val="18"/>
          <w:szCs w:val="18"/>
          <w:lang w:val="fr-FR"/>
        </w:rPr>
        <w:t xml:space="preserve">    </w:t>
      </w:r>
      <w:proofErr w:type="spellStart"/>
      <w:r>
        <w:rPr>
          <w:sz w:val="18"/>
          <w:szCs w:val="18"/>
          <w:lang w:val="fr-FR"/>
        </w:rPr>
        <w:t>gslb</w:t>
      </w:r>
      <w:proofErr w:type="spellEnd"/>
      <w:r>
        <w:rPr>
          <w:sz w:val="18"/>
          <w:szCs w:val="18"/>
          <w:lang w:val="fr-FR"/>
        </w:rPr>
        <w:t>-enable</w:t>
      </w:r>
    </w:p>
    <w:p w14:paraId="606E74BF" w14:textId="77777777" w:rsidR="00247FEF" w:rsidRDefault="00247FEF" w:rsidP="00247FEF">
      <w:pPr>
        <w:pStyle w:val="aa"/>
        <w:rPr>
          <w:sz w:val="18"/>
          <w:szCs w:val="18"/>
          <w:lang w:val="fr-FR"/>
        </w:rPr>
      </w:pPr>
      <w:r>
        <w:rPr>
          <w:sz w:val="18"/>
          <w:szCs w:val="18"/>
          <w:lang w:val="fr-FR"/>
        </w:rPr>
        <w:t>!</w:t>
      </w:r>
    </w:p>
    <w:p w14:paraId="3726C6AB"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service-</w:t>
      </w:r>
      <w:proofErr w:type="spellStart"/>
      <w:r w:rsidRPr="006842AC">
        <w:rPr>
          <w:sz w:val="18"/>
          <w:szCs w:val="18"/>
          <w:lang w:val="fr-FR"/>
        </w:rPr>
        <w:t>ip</w:t>
      </w:r>
      <w:proofErr w:type="spellEnd"/>
      <w:r w:rsidRPr="006842AC">
        <w:rPr>
          <w:sz w:val="18"/>
          <w:szCs w:val="18"/>
          <w:lang w:val="fr-FR"/>
        </w:rPr>
        <w:t xml:space="preserve"> vs1 10.1.20.9</w:t>
      </w:r>
    </w:p>
    <w:p w14:paraId="65A060B1"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external-ip</w:t>
      </w:r>
      <w:proofErr w:type="spellEnd"/>
      <w:r w:rsidRPr="006842AC">
        <w:rPr>
          <w:sz w:val="18"/>
          <w:szCs w:val="18"/>
          <w:lang w:val="fr-FR"/>
        </w:rPr>
        <w:t xml:space="preserve"> 20.232.22.199</w:t>
      </w:r>
    </w:p>
    <w:p w14:paraId="54AA4695" w14:textId="77777777" w:rsidR="006842AC" w:rsidRPr="006842AC" w:rsidRDefault="006842AC" w:rsidP="006842AC">
      <w:pPr>
        <w:pStyle w:val="aa"/>
        <w:rPr>
          <w:sz w:val="18"/>
          <w:szCs w:val="18"/>
          <w:lang w:val="fr-FR"/>
        </w:rPr>
      </w:pPr>
      <w:r w:rsidRPr="006842AC">
        <w:rPr>
          <w:sz w:val="18"/>
          <w:szCs w:val="18"/>
          <w:lang w:val="fr-FR"/>
        </w:rPr>
        <w:t xml:space="preserve">  port 80 </w:t>
      </w:r>
      <w:proofErr w:type="spellStart"/>
      <w:r w:rsidRPr="006842AC">
        <w:rPr>
          <w:sz w:val="18"/>
          <w:szCs w:val="18"/>
          <w:lang w:val="fr-FR"/>
        </w:rPr>
        <w:t>tcp</w:t>
      </w:r>
      <w:proofErr w:type="spellEnd"/>
    </w:p>
    <w:p w14:paraId="2362ABA1" w14:textId="77777777" w:rsidR="006842AC" w:rsidRPr="006842AC" w:rsidRDefault="006842AC" w:rsidP="006842AC">
      <w:pPr>
        <w:pStyle w:val="aa"/>
        <w:rPr>
          <w:sz w:val="18"/>
          <w:szCs w:val="18"/>
          <w:lang w:val="fr-FR"/>
        </w:rPr>
      </w:pPr>
      <w:r w:rsidRPr="006842AC">
        <w:rPr>
          <w:sz w:val="18"/>
          <w:szCs w:val="18"/>
          <w:lang w:val="fr-FR"/>
        </w:rPr>
        <w:t>!</w:t>
      </w:r>
    </w:p>
    <w:p w14:paraId="1B5F0FBD"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service-</w:t>
      </w:r>
      <w:proofErr w:type="spellStart"/>
      <w:r w:rsidRPr="006842AC">
        <w:rPr>
          <w:sz w:val="18"/>
          <w:szCs w:val="18"/>
          <w:lang w:val="fr-FR"/>
        </w:rPr>
        <w:t>ip</w:t>
      </w:r>
      <w:proofErr w:type="spellEnd"/>
      <w:r w:rsidRPr="006842AC">
        <w:rPr>
          <w:sz w:val="18"/>
          <w:szCs w:val="18"/>
          <w:lang w:val="fr-FR"/>
        </w:rPr>
        <w:t xml:space="preserve"> vs2 10.1.20.10</w:t>
      </w:r>
    </w:p>
    <w:p w14:paraId="28EB8DBE"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external-ip</w:t>
      </w:r>
      <w:proofErr w:type="spellEnd"/>
      <w:r w:rsidRPr="006842AC">
        <w:rPr>
          <w:sz w:val="18"/>
          <w:szCs w:val="18"/>
          <w:lang w:val="fr-FR"/>
        </w:rPr>
        <w:t xml:space="preserve"> 20.232.18.146</w:t>
      </w:r>
    </w:p>
    <w:p w14:paraId="6FA981D2" w14:textId="77777777" w:rsidR="006842AC" w:rsidRPr="006842AC" w:rsidRDefault="006842AC" w:rsidP="006842AC">
      <w:pPr>
        <w:pStyle w:val="aa"/>
        <w:rPr>
          <w:sz w:val="18"/>
          <w:szCs w:val="18"/>
          <w:lang w:val="fr-FR"/>
        </w:rPr>
      </w:pPr>
      <w:r w:rsidRPr="006842AC">
        <w:rPr>
          <w:sz w:val="18"/>
          <w:szCs w:val="18"/>
          <w:lang w:val="fr-FR"/>
        </w:rPr>
        <w:t xml:space="preserve">  port 80 </w:t>
      </w:r>
      <w:proofErr w:type="spellStart"/>
      <w:r w:rsidRPr="006842AC">
        <w:rPr>
          <w:sz w:val="18"/>
          <w:szCs w:val="18"/>
          <w:lang w:val="fr-FR"/>
        </w:rPr>
        <w:t>tcp</w:t>
      </w:r>
      <w:proofErr w:type="spellEnd"/>
    </w:p>
    <w:p w14:paraId="54E64049" w14:textId="77777777" w:rsidR="006842AC" w:rsidRPr="006842AC" w:rsidRDefault="006842AC" w:rsidP="006842AC">
      <w:pPr>
        <w:pStyle w:val="aa"/>
        <w:rPr>
          <w:sz w:val="18"/>
          <w:szCs w:val="18"/>
          <w:lang w:val="fr-FR"/>
        </w:rPr>
      </w:pPr>
      <w:r w:rsidRPr="006842AC">
        <w:rPr>
          <w:sz w:val="18"/>
          <w:szCs w:val="18"/>
          <w:lang w:val="fr-FR"/>
        </w:rPr>
        <w:t>!</w:t>
      </w:r>
    </w:p>
    <w:p w14:paraId="203D190C" w14:textId="77777777" w:rsidR="006842AC" w:rsidRPr="006842AC" w:rsidRDefault="006842AC" w:rsidP="006842AC">
      <w:pPr>
        <w:pStyle w:val="aa"/>
        <w:rPr>
          <w:sz w:val="18"/>
          <w:szCs w:val="18"/>
          <w:lang w:val="fr-FR"/>
        </w:rPr>
      </w:pPr>
      <w:proofErr w:type="spellStart"/>
      <w:r w:rsidRPr="006842AC">
        <w:rPr>
          <w:sz w:val="18"/>
          <w:szCs w:val="18"/>
          <w:lang w:val="fr-FR"/>
        </w:rPr>
        <w:lastRenderedPageBreak/>
        <w:t>gslb</w:t>
      </w:r>
      <w:proofErr w:type="spellEnd"/>
      <w:r w:rsidRPr="006842AC">
        <w:rPr>
          <w:sz w:val="18"/>
          <w:szCs w:val="18"/>
          <w:lang w:val="fr-FR"/>
        </w:rPr>
        <w:t xml:space="preserve"> service-</w:t>
      </w:r>
      <w:proofErr w:type="spellStart"/>
      <w:r w:rsidRPr="006842AC">
        <w:rPr>
          <w:sz w:val="18"/>
          <w:szCs w:val="18"/>
          <w:lang w:val="fr-FR"/>
        </w:rPr>
        <w:t>ip</w:t>
      </w:r>
      <w:proofErr w:type="spellEnd"/>
      <w:r w:rsidRPr="006842AC">
        <w:rPr>
          <w:sz w:val="18"/>
          <w:szCs w:val="18"/>
          <w:lang w:val="fr-FR"/>
        </w:rPr>
        <w:t xml:space="preserve"> vs3 10.2.20.9</w:t>
      </w:r>
    </w:p>
    <w:p w14:paraId="62F6A3BE"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external-ip</w:t>
      </w:r>
      <w:proofErr w:type="spellEnd"/>
      <w:r w:rsidRPr="006842AC">
        <w:rPr>
          <w:sz w:val="18"/>
          <w:szCs w:val="18"/>
          <w:lang w:val="fr-FR"/>
        </w:rPr>
        <w:t xml:space="preserve"> 20.1.129.29</w:t>
      </w:r>
    </w:p>
    <w:p w14:paraId="2AF4ADAE" w14:textId="77777777" w:rsidR="006842AC" w:rsidRPr="006842AC" w:rsidRDefault="006842AC" w:rsidP="006842AC">
      <w:pPr>
        <w:pStyle w:val="aa"/>
        <w:rPr>
          <w:sz w:val="18"/>
          <w:szCs w:val="18"/>
          <w:lang w:val="fr-FR"/>
        </w:rPr>
      </w:pPr>
      <w:r w:rsidRPr="006842AC">
        <w:rPr>
          <w:sz w:val="18"/>
          <w:szCs w:val="18"/>
          <w:lang w:val="fr-FR"/>
        </w:rPr>
        <w:t xml:space="preserve">  port 80 </w:t>
      </w:r>
      <w:proofErr w:type="spellStart"/>
      <w:r w:rsidRPr="006842AC">
        <w:rPr>
          <w:sz w:val="18"/>
          <w:szCs w:val="18"/>
          <w:lang w:val="fr-FR"/>
        </w:rPr>
        <w:t>tcp</w:t>
      </w:r>
      <w:proofErr w:type="spellEnd"/>
    </w:p>
    <w:p w14:paraId="07B7B725" w14:textId="77777777" w:rsidR="006842AC" w:rsidRPr="006842AC" w:rsidRDefault="006842AC" w:rsidP="006842AC">
      <w:pPr>
        <w:pStyle w:val="aa"/>
        <w:rPr>
          <w:sz w:val="18"/>
          <w:szCs w:val="18"/>
          <w:lang w:val="fr-FR"/>
        </w:rPr>
      </w:pPr>
      <w:r w:rsidRPr="006842AC">
        <w:rPr>
          <w:sz w:val="18"/>
          <w:szCs w:val="18"/>
          <w:lang w:val="fr-FR"/>
        </w:rPr>
        <w:t>!</w:t>
      </w:r>
    </w:p>
    <w:p w14:paraId="2DF9AC22"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service-</w:t>
      </w:r>
      <w:proofErr w:type="spellStart"/>
      <w:r w:rsidRPr="006842AC">
        <w:rPr>
          <w:sz w:val="18"/>
          <w:szCs w:val="18"/>
          <w:lang w:val="fr-FR"/>
        </w:rPr>
        <w:t>ip</w:t>
      </w:r>
      <w:proofErr w:type="spellEnd"/>
      <w:r w:rsidRPr="006842AC">
        <w:rPr>
          <w:sz w:val="18"/>
          <w:szCs w:val="18"/>
          <w:lang w:val="fr-FR"/>
        </w:rPr>
        <w:t xml:space="preserve"> vs4 10.2.20.10</w:t>
      </w:r>
    </w:p>
    <w:p w14:paraId="5E4D55D6"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external-ip</w:t>
      </w:r>
      <w:proofErr w:type="spellEnd"/>
      <w:r w:rsidRPr="006842AC">
        <w:rPr>
          <w:sz w:val="18"/>
          <w:szCs w:val="18"/>
          <w:lang w:val="fr-FR"/>
        </w:rPr>
        <w:t xml:space="preserve"> 20.97.231.193</w:t>
      </w:r>
    </w:p>
    <w:p w14:paraId="57E2E981" w14:textId="77777777" w:rsidR="006842AC" w:rsidRPr="006842AC" w:rsidRDefault="006842AC" w:rsidP="006842AC">
      <w:pPr>
        <w:pStyle w:val="aa"/>
        <w:rPr>
          <w:sz w:val="18"/>
          <w:szCs w:val="18"/>
          <w:lang w:val="fr-FR"/>
        </w:rPr>
      </w:pPr>
      <w:r w:rsidRPr="006842AC">
        <w:rPr>
          <w:sz w:val="18"/>
          <w:szCs w:val="18"/>
          <w:lang w:val="fr-FR"/>
        </w:rPr>
        <w:t xml:space="preserve">  port 80 </w:t>
      </w:r>
      <w:proofErr w:type="spellStart"/>
      <w:r w:rsidRPr="006842AC">
        <w:rPr>
          <w:sz w:val="18"/>
          <w:szCs w:val="18"/>
          <w:lang w:val="fr-FR"/>
        </w:rPr>
        <w:t>tcp</w:t>
      </w:r>
      <w:proofErr w:type="spellEnd"/>
    </w:p>
    <w:p w14:paraId="3724CFE2" w14:textId="77777777" w:rsidR="006842AC" w:rsidRPr="006842AC" w:rsidRDefault="006842AC" w:rsidP="006842AC">
      <w:pPr>
        <w:pStyle w:val="aa"/>
        <w:rPr>
          <w:sz w:val="18"/>
          <w:szCs w:val="18"/>
          <w:lang w:val="fr-FR"/>
        </w:rPr>
      </w:pPr>
      <w:r w:rsidRPr="006842AC">
        <w:rPr>
          <w:sz w:val="18"/>
          <w:szCs w:val="18"/>
          <w:lang w:val="fr-FR"/>
        </w:rPr>
        <w:t>!</w:t>
      </w:r>
    </w:p>
    <w:p w14:paraId="1A47D8A9"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group default</w:t>
      </w:r>
    </w:p>
    <w:p w14:paraId="514F90C7" w14:textId="77777777" w:rsidR="006842AC" w:rsidRPr="006842AC" w:rsidRDefault="006842AC" w:rsidP="006842AC">
      <w:pPr>
        <w:pStyle w:val="aa"/>
        <w:rPr>
          <w:sz w:val="18"/>
          <w:szCs w:val="18"/>
          <w:lang w:val="fr-FR"/>
        </w:rPr>
      </w:pPr>
      <w:r w:rsidRPr="006842AC">
        <w:rPr>
          <w:sz w:val="18"/>
          <w:szCs w:val="18"/>
          <w:lang w:val="fr-FR"/>
        </w:rPr>
        <w:t xml:space="preserve">  enable</w:t>
      </w:r>
    </w:p>
    <w:p w14:paraId="747203C6"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primary</w:t>
      </w:r>
      <w:proofErr w:type="spellEnd"/>
      <w:r w:rsidRPr="006842AC">
        <w:rPr>
          <w:sz w:val="18"/>
          <w:szCs w:val="18"/>
          <w:lang w:val="fr-FR"/>
        </w:rPr>
        <w:t xml:space="preserve"> 20.232.17.155</w:t>
      </w:r>
    </w:p>
    <w:p w14:paraId="5507A8D5" w14:textId="77777777" w:rsidR="006842AC" w:rsidRPr="006842AC" w:rsidRDefault="006842AC" w:rsidP="006842AC">
      <w:pPr>
        <w:pStyle w:val="aa"/>
        <w:rPr>
          <w:sz w:val="18"/>
          <w:szCs w:val="18"/>
          <w:lang w:val="fr-FR"/>
        </w:rPr>
      </w:pPr>
      <w:r w:rsidRPr="006842AC">
        <w:rPr>
          <w:sz w:val="18"/>
          <w:szCs w:val="18"/>
          <w:lang w:val="fr-FR"/>
        </w:rPr>
        <w:t>!</w:t>
      </w:r>
    </w:p>
    <w:p w14:paraId="21E4CE6B"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site eastus_1</w:t>
      </w:r>
    </w:p>
    <w:p w14:paraId="61CFACF2"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geo</w:t>
      </w:r>
      <w:proofErr w:type="spellEnd"/>
      <w:r w:rsidRPr="006842AC">
        <w:rPr>
          <w:sz w:val="18"/>
          <w:szCs w:val="18"/>
          <w:lang w:val="fr-FR"/>
        </w:rPr>
        <w:t xml:space="preserve">-location "North </w:t>
      </w:r>
      <w:proofErr w:type="spellStart"/>
      <w:r w:rsidRPr="006842AC">
        <w:rPr>
          <w:sz w:val="18"/>
          <w:szCs w:val="18"/>
          <w:lang w:val="fr-FR"/>
        </w:rPr>
        <w:t>America,United</w:t>
      </w:r>
      <w:proofErr w:type="spellEnd"/>
      <w:r w:rsidRPr="006842AC">
        <w:rPr>
          <w:sz w:val="18"/>
          <w:szCs w:val="18"/>
          <w:lang w:val="fr-FR"/>
        </w:rPr>
        <w:t xml:space="preserve"> States"</w:t>
      </w:r>
    </w:p>
    <w:p w14:paraId="772AA417"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slb</w:t>
      </w:r>
      <w:proofErr w:type="spellEnd"/>
      <w:r w:rsidRPr="006842AC">
        <w:rPr>
          <w:sz w:val="18"/>
          <w:szCs w:val="18"/>
          <w:lang w:val="fr-FR"/>
        </w:rPr>
        <w:t>-dev slb1 20.232.184.155</w:t>
      </w:r>
    </w:p>
    <w:p w14:paraId="39E600F0" w14:textId="77777777" w:rsidR="006842AC" w:rsidRPr="006842AC" w:rsidRDefault="006842AC" w:rsidP="006842AC">
      <w:pPr>
        <w:pStyle w:val="aa"/>
        <w:rPr>
          <w:sz w:val="18"/>
          <w:szCs w:val="18"/>
          <w:lang w:val="fr-FR"/>
        </w:rPr>
      </w:pPr>
      <w:r w:rsidRPr="006842AC">
        <w:rPr>
          <w:sz w:val="18"/>
          <w:szCs w:val="18"/>
          <w:lang w:val="fr-FR"/>
        </w:rPr>
        <w:t xml:space="preserve">    vip-server vs1</w:t>
      </w:r>
    </w:p>
    <w:p w14:paraId="47BED752" w14:textId="77777777" w:rsidR="006842AC" w:rsidRPr="006842AC" w:rsidRDefault="006842AC" w:rsidP="006842AC">
      <w:pPr>
        <w:pStyle w:val="aa"/>
        <w:rPr>
          <w:sz w:val="18"/>
          <w:szCs w:val="18"/>
          <w:lang w:val="fr-FR"/>
        </w:rPr>
      </w:pPr>
      <w:r w:rsidRPr="006842AC">
        <w:rPr>
          <w:sz w:val="18"/>
          <w:szCs w:val="18"/>
          <w:lang w:val="fr-FR"/>
        </w:rPr>
        <w:t>!</w:t>
      </w:r>
    </w:p>
    <w:p w14:paraId="7F574059"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site eastus_2</w:t>
      </w:r>
    </w:p>
    <w:p w14:paraId="514C952F"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geo</w:t>
      </w:r>
      <w:proofErr w:type="spellEnd"/>
      <w:r w:rsidRPr="006842AC">
        <w:rPr>
          <w:sz w:val="18"/>
          <w:szCs w:val="18"/>
          <w:lang w:val="fr-FR"/>
        </w:rPr>
        <w:t xml:space="preserve">-location "North </w:t>
      </w:r>
      <w:proofErr w:type="spellStart"/>
      <w:r w:rsidRPr="006842AC">
        <w:rPr>
          <w:sz w:val="18"/>
          <w:szCs w:val="18"/>
          <w:lang w:val="fr-FR"/>
        </w:rPr>
        <w:t>America,United</w:t>
      </w:r>
      <w:proofErr w:type="spellEnd"/>
      <w:r w:rsidRPr="006842AC">
        <w:rPr>
          <w:sz w:val="18"/>
          <w:szCs w:val="18"/>
          <w:lang w:val="fr-FR"/>
        </w:rPr>
        <w:t xml:space="preserve"> States"</w:t>
      </w:r>
    </w:p>
    <w:p w14:paraId="020419D9"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slb</w:t>
      </w:r>
      <w:proofErr w:type="spellEnd"/>
      <w:r w:rsidRPr="006842AC">
        <w:rPr>
          <w:sz w:val="18"/>
          <w:szCs w:val="18"/>
          <w:lang w:val="fr-FR"/>
        </w:rPr>
        <w:t>-dev slb2 20.25.69.184</w:t>
      </w:r>
    </w:p>
    <w:p w14:paraId="72605147" w14:textId="77777777" w:rsidR="006842AC" w:rsidRPr="006842AC" w:rsidRDefault="006842AC" w:rsidP="006842AC">
      <w:pPr>
        <w:pStyle w:val="aa"/>
        <w:rPr>
          <w:sz w:val="18"/>
          <w:szCs w:val="18"/>
          <w:lang w:val="fr-FR"/>
        </w:rPr>
      </w:pPr>
      <w:r w:rsidRPr="006842AC">
        <w:rPr>
          <w:sz w:val="18"/>
          <w:szCs w:val="18"/>
          <w:lang w:val="fr-FR"/>
        </w:rPr>
        <w:t xml:space="preserve">    vip-server vs2</w:t>
      </w:r>
    </w:p>
    <w:p w14:paraId="741AFA84" w14:textId="77777777" w:rsidR="006842AC" w:rsidRPr="006842AC" w:rsidRDefault="006842AC" w:rsidP="006842AC">
      <w:pPr>
        <w:pStyle w:val="aa"/>
        <w:rPr>
          <w:sz w:val="18"/>
          <w:szCs w:val="18"/>
          <w:lang w:val="fr-FR"/>
        </w:rPr>
      </w:pPr>
      <w:r w:rsidRPr="006842AC">
        <w:rPr>
          <w:sz w:val="18"/>
          <w:szCs w:val="18"/>
          <w:lang w:val="fr-FR"/>
        </w:rPr>
        <w:t>!</w:t>
      </w:r>
    </w:p>
    <w:p w14:paraId="4A09961C"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site eastus2_1</w:t>
      </w:r>
    </w:p>
    <w:p w14:paraId="6CD08942"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geo</w:t>
      </w:r>
      <w:proofErr w:type="spellEnd"/>
      <w:r w:rsidRPr="006842AC">
        <w:rPr>
          <w:sz w:val="18"/>
          <w:szCs w:val="18"/>
          <w:lang w:val="fr-FR"/>
        </w:rPr>
        <w:t xml:space="preserve">-location "North </w:t>
      </w:r>
      <w:proofErr w:type="spellStart"/>
      <w:r w:rsidRPr="006842AC">
        <w:rPr>
          <w:sz w:val="18"/>
          <w:szCs w:val="18"/>
          <w:lang w:val="fr-FR"/>
        </w:rPr>
        <w:t>America.United</w:t>
      </w:r>
      <w:proofErr w:type="spellEnd"/>
      <w:r w:rsidRPr="006842AC">
        <w:rPr>
          <w:sz w:val="18"/>
          <w:szCs w:val="18"/>
          <w:lang w:val="fr-FR"/>
        </w:rPr>
        <w:t xml:space="preserve"> </w:t>
      </w:r>
      <w:proofErr w:type="spellStart"/>
      <w:r w:rsidRPr="006842AC">
        <w:rPr>
          <w:sz w:val="18"/>
          <w:szCs w:val="18"/>
          <w:lang w:val="fr-FR"/>
        </w:rPr>
        <w:t>States.California.San</w:t>
      </w:r>
      <w:proofErr w:type="spellEnd"/>
      <w:r w:rsidRPr="006842AC">
        <w:rPr>
          <w:sz w:val="18"/>
          <w:szCs w:val="18"/>
          <w:lang w:val="fr-FR"/>
        </w:rPr>
        <w:t xml:space="preserve"> Jose"</w:t>
      </w:r>
    </w:p>
    <w:p w14:paraId="172EA80F"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slb</w:t>
      </w:r>
      <w:proofErr w:type="spellEnd"/>
      <w:r w:rsidRPr="006842AC">
        <w:rPr>
          <w:sz w:val="18"/>
          <w:szCs w:val="18"/>
          <w:lang w:val="fr-FR"/>
        </w:rPr>
        <w:t>-dev slb3 20.242.5.111</w:t>
      </w:r>
    </w:p>
    <w:p w14:paraId="73F1FD52" w14:textId="77777777" w:rsidR="006842AC" w:rsidRPr="006842AC" w:rsidRDefault="006842AC" w:rsidP="006842AC">
      <w:pPr>
        <w:pStyle w:val="aa"/>
        <w:rPr>
          <w:sz w:val="18"/>
          <w:szCs w:val="18"/>
          <w:lang w:val="fr-FR"/>
        </w:rPr>
      </w:pPr>
      <w:r w:rsidRPr="006842AC">
        <w:rPr>
          <w:sz w:val="18"/>
          <w:szCs w:val="18"/>
          <w:lang w:val="fr-FR"/>
        </w:rPr>
        <w:t xml:space="preserve">    vip-server vs3</w:t>
      </w:r>
    </w:p>
    <w:p w14:paraId="259023A2" w14:textId="77777777" w:rsidR="006842AC" w:rsidRPr="006842AC" w:rsidRDefault="006842AC" w:rsidP="006842AC">
      <w:pPr>
        <w:pStyle w:val="aa"/>
        <w:rPr>
          <w:sz w:val="18"/>
          <w:szCs w:val="18"/>
          <w:lang w:val="fr-FR"/>
        </w:rPr>
      </w:pPr>
      <w:r w:rsidRPr="006842AC">
        <w:rPr>
          <w:sz w:val="18"/>
          <w:szCs w:val="18"/>
          <w:lang w:val="fr-FR"/>
        </w:rPr>
        <w:t>!</w:t>
      </w:r>
    </w:p>
    <w:p w14:paraId="25B3C69C" w14:textId="77777777" w:rsidR="006842AC" w:rsidRPr="006842AC" w:rsidRDefault="006842AC" w:rsidP="006842AC">
      <w:pPr>
        <w:pStyle w:val="aa"/>
        <w:rPr>
          <w:sz w:val="18"/>
          <w:szCs w:val="18"/>
          <w:lang w:val="fr-FR"/>
        </w:rPr>
      </w:pPr>
      <w:proofErr w:type="spellStart"/>
      <w:r w:rsidRPr="006842AC">
        <w:rPr>
          <w:sz w:val="18"/>
          <w:szCs w:val="18"/>
          <w:lang w:val="fr-FR"/>
        </w:rPr>
        <w:t>gslb</w:t>
      </w:r>
      <w:proofErr w:type="spellEnd"/>
      <w:r w:rsidRPr="006842AC">
        <w:rPr>
          <w:sz w:val="18"/>
          <w:szCs w:val="18"/>
          <w:lang w:val="fr-FR"/>
        </w:rPr>
        <w:t xml:space="preserve"> site eastus2_2</w:t>
      </w:r>
    </w:p>
    <w:p w14:paraId="7CD71075"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geo</w:t>
      </w:r>
      <w:proofErr w:type="spellEnd"/>
      <w:r w:rsidRPr="006842AC">
        <w:rPr>
          <w:sz w:val="18"/>
          <w:szCs w:val="18"/>
          <w:lang w:val="fr-FR"/>
        </w:rPr>
        <w:t xml:space="preserve">-location "North </w:t>
      </w:r>
      <w:proofErr w:type="spellStart"/>
      <w:r w:rsidRPr="006842AC">
        <w:rPr>
          <w:sz w:val="18"/>
          <w:szCs w:val="18"/>
          <w:lang w:val="fr-FR"/>
        </w:rPr>
        <w:t>America.United</w:t>
      </w:r>
      <w:proofErr w:type="spellEnd"/>
      <w:r w:rsidRPr="006842AC">
        <w:rPr>
          <w:sz w:val="18"/>
          <w:szCs w:val="18"/>
          <w:lang w:val="fr-FR"/>
        </w:rPr>
        <w:t xml:space="preserve"> </w:t>
      </w:r>
      <w:proofErr w:type="spellStart"/>
      <w:r w:rsidRPr="006842AC">
        <w:rPr>
          <w:sz w:val="18"/>
          <w:szCs w:val="18"/>
          <w:lang w:val="fr-FR"/>
        </w:rPr>
        <w:t>States.California.San</w:t>
      </w:r>
      <w:proofErr w:type="spellEnd"/>
      <w:r w:rsidRPr="006842AC">
        <w:rPr>
          <w:sz w:val="18"/>
          <w:szCs w:val="18"/>
          <w:lang w:val="fr-FR"/>
        </w:rPr>
        <w:t xml:space="preserve"> Jose"</w:t>
      </w:r>
    </w:p>
    <w:p w14:paraId="619F44C6" w14:textId="77777777" w:rsidR="006842AC" w:rsidRPr="006842AC" w:rsidRDefault="006842AC" w:rsidP="006842AC">
      <w:pPr>
        <w:pStyle w:val="aa"/>
        <w:rPr>
          <w:sz w:val="18"/>
          <w:szCs w:val="18"/>
          <w:lang w:val="fr-FR"/>
        </w:rPr>
      </w:pPr>
      <w:r w:rsidRPr="006842AC">
        <w:rPr>
          <w:sz w:val="18"/>
          <w:szCs w:val="18"/>
          <w:lang w:val="fr-FR"/>
        </w:rPr>
        <w:t xml:space="preserve">  </w:t>
      </w:r>
      <w:proofErr w:type="spellStart"/>
      <w:r w:rsidRPr="006842AC">
        <w:rPr>
          <w:sz w:val="18"/>
          <w:szCs w:val="18"/>
          <w:lang w:val="fr-FR"/>
        </w:rPr>
        <w:t>slb</w:t>
      </w:r>
      <w:proofErr w:type="spellEnd"/>
      <w:r w:rsidRPr="006842AC">
        <w:rPr>
          <w:sz w:val="18"/>
          <w:szCs w:val="18"/>
          <w:lang w:val="fr-FR"/>
        </w:rPr>
        <w:t>-dev slb4 20.97.231.141</w:t>
      </w:r>
    </w:p>
    <w:p w14:paraId="361E4BE7" w14:textId="77777777" w:rsidR="006842AC" w:rsidRPr="006842AC" w:rsidRDefault="006842AC" w:rsidP="006842AC">
      <w:pPr>
        <w:pStyle w:val="aa"/>
        <w:rPr>
          <w:sz w:val="18"/>
          <w:szCs w:val="18"/>
          <w:lang w:val="fr-FR"/>
        </w:rPr>
      </w:pPr>
      <w:r w:rsidRPr="006842AC">
        <w:rPr>
          <w:sz w:val="18"/>
          <w:szCs w:val="18"/>
          <w:lang w:val="fr-FR"/>
        </w:rPr>
        <w:t xml:space="preserve">    vip-server vs4</w:t>
      </w:r>
    </w:p>
    <w:p w14:paraId="73824ADB" w14:textId="55C17317" w:rsidR="00247FEF" w:rsidRDefault="006842AC" w:rsidP="006842AC">
      <w:pPr>
        <w:pStyle w:val="aa"/>
        <w:rPr>
          <w:sz w:val="18"/>
          <w:szCs w:val="18"/>
        </w:rPr>
      </w:pPr>
      <w:r w:rsidRPr="006842AC">
        <w:rPr>
          <w:sz w:val="18"/>
          <w:szCs w:val="18"/>
          <w:lang w:val="fr-FR"/>
        </w:rPr>
        <w:t>!</w:t>
      </w:r>
    </w:p>
    <w:p w14:paraId="687EA4A0"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policy a10</w:t>
      </w:r>
    </w:p>
    <w:p w14:paraId="5D7E6BB5" w14:textId="77777777" w:rsidR="00247FEF" w:rsidRDefault="00247FEF" w:rsidP="00247FEF">
      <w:pPr>
        <w:pStyle w:val="aa"/>
        <w:rPr>
          <w:sz w:val="18"/>
          <w:szCs w:val="18"/>
        </w:rPr>
      </w:pPr>
      <w:r>
        <w:rPr>
          <w:sz w:val="18"/>
          <w:szCs w:val="18"/>
        </w:rPr>
        <w:t xml:space="preserve">  metric-order health-check geographic</w:t>
      </w:r>
    </w:p>
    <w:p w14:paraId="55F6F9EF" w14:textId="77777777" w:rsidR="00247FEF" w:rsidRPr="00247FEF" w:rsidRDefault="00247FEF" w:rsidP="00247FEF">
      <w:pPr>
        <w:pStyle w:val="aa"/>
        <w:rPr>
          <w:sz w:val="18"/>
          <w:szCs w:val="18"/>
          <w:lang w:val="fr-FR"/>
        </w:rPr>
      </w:pPr>
      <w:r>
        <w:rPr>
          <w:sz w:val="18"/>
          <w:szCs w:val="18"/>
        </w:rPr>
        <w:t xml:space="preserve">  </w:t>
      </w:r>
      <w:proofErr w:type="spellStart"/>
      <w:r w:rsidRPr="00247FEF">
        <w:rPr>
          <w:sz w:val="18"/>
          <w:szCs w:val="18"/>
          <w:lang w:val="fr-FR"/>
        </w:rPr>
        <w:t>dns</w:t>
      </w:r>
      <w:proofErr w:type="spellEnd"/>
      <w:r w:rsidRPr="00247FEF">
        <w:rPr>
          <w:sz w:val="18"/>
          <w:szCs w:val="18"/>
          <w:lang w:val="fr-FR"/>
        </w:rPr>
        <w:t xml:space="preserve"> server</w:t>
      </w:r>
    </w:p>
    <w:p w14:paraId="7EDF3756" w14:textId="77777777" w:rsidR="00247FEF" w:rsidRPr="00247FEF" w:rsidRDefault="00247FEF" w:rsidP="00247FEF">
      <w:pPr>
        <w:pStyle w:val="aa"/>
        <w:rPr>
          <w:sz w:val="18"/>
          <w:szCs w:val="18"/>
          <w:lang w:val="fr-FR"/>
        </w:rPr>
      </w:pPr>
      <w:r w:rsidRPr="00247FEF">
        <w:rPr>
          <w:sz w:val="18"/>
          <w:szCs w:val="18"/>
          <w:lang w:val="fr-FR"/>
        </w:rPr>
        <w:t>!</w:t>
      </w:r>
    </w:p>
    <w:p w14:paraId="545AE590" w14:textId="77777777" w:rsidR="00247FEF" w:rsidRPr="00247FEF" w:rsidRDefault="00247FEF" w:rsidP="00247FEF">
      <w:pPr>
        <w:pStyle w:val="aa"/>
        <w:rPr>
          <w:sz w:val="18"/>
          <w:szCs w:val="18"/>
          <w:lang w:val="fr-FR"/>
        </w:rPr>
      </w:pPr>
      <w:proofErr w:type="spellStart"/>
      <w:r w:rsidRPr="00247FEF">
        <w:rPr>
          <w:sz w:val="18"/>
          <w:szCs w:val="18"/>
          <w:lang w:val="fr-FR"/>
        </w:rPr>
        <w:t>gslb</w:t>
      </w:r>
      <w:proofErr w:type="spellEnd"/>
      <w:r w:rsidRPr="00247FEF">
        <w:rPr>
          <w:sz w:val="18"/>
          <w:szCs w:val="18"/>
          <w:lang w:val="fr-FR"/>
        </w:rPr>
        <w:t xml:space="preserve"> zone gslb.a10.com</w:t>
      </w:r>
    </w:p>
    <w:p w14:paraId="3E25A0F3" w14:textId="77777777" w:rsidR="00247FEF" w:rsidRDefault="00247FEF" w:rsidP="00247FEF">
      <w:pPr>
        <w:pStyle w:val="aa"/>
        <w:rPr>
          <w:sz w:val="18"/>
          <w:szCs w:val="18"/>
        </w:rPr>
      </w:pPr>
      <w:r w:rsidRPr="00247FEF">
        <w:rPr>
          <w:sz w:val="18"/>
          <w:szCs w:val="18"/>
          <w:lang w:val="fr-FR"/>
        </w:rPr>
        <w:t xml:space="preserve">  </w:t>
      </w:r>
      <w:r>
        <w:rPr>
          <w:sz w:val="18"/>
          <w:szCs w:val="18"/>
        </w:rPr>
        <w:t>policy a10</w:t>
      </w:r>
    </w:p>
    <w:p w14:paraId="449C69BC" w14:textId="77777777" w:rsidR="00247FEF" w:rsidRDefault="00247FEF" w:rsidP="00247FEF">
      <w:pPr>
        <w:pStyle w:val="aa"/>
        <w:rPr>
          <w:sz w:val="18"/>
          <w:szCs w:val="18"/>
        </w:rPr>
      </w:pPr>
      <w:r>
        <w:rPr>
          <w:sz w:val="18"/>
          <w:szCs w:val="18"/>
        </w:rPr>
        <w:t xml:space="preserve">  service 80 www</w:t>
      </w:r>
    </w:p>
    <w:p w14:paraId="3F913ADF"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vs1 static</w:t>
      </w:r>
    </w:p>
    <w:p w14:paraId="418C543A"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vs2 static</w:t>
      </w:r>
    </w:p>
    <w:p w14:paraId="3F881F65"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vs3 static</w:t>
      </w:r>
    </w:p>
    <w:p w14:paraId="642935DD" w14:textId="77777777" w:rsidR="00247FEF" w:rsidRDefault="00247FEF" w:rsidP="00247FEF">
      <w:pPr>
        <w:pStyle w:val="aa"/>
        <w:rPr>
          <w:sz w:val="18"/>
          <w:szCs w:val="18"/>
        </w:rPr>
      </w:pPr>
      <w:r>
        <w:rPr>
          <w:sz w:val="18"/>
          <w:szCs w:val="18"/>
        </w:rPr>
        <w:t xml:space="preserve">    </w:t>
      </w:r>
      <w:proofErr w:type="spellStart"/>
      <w:r>
        <w:rPr>
          <w:sz w:val="18"/>
          <w:szCs w:val="18"/>
        </w:rPr>
        <w:t>dns</w:t>
      </w:r>
      <w:proofErr w:type="spellEnd"/>
      <w:r>
        <w:rPr>
          <w:sz w:val="18"/>
          <w:szCs w:val="18"/>
        </w:rPr>
        <w:t>-a-record vs4 static</w:t>
      </w:r>
    </w:p>
    <w:p w14:paraId="1C0446C3" w14:textId="77777777" w:rsidR="00247FEF" w:rsidRDefault="00247FEF" w:rsidP="00247FEF">
      <w:pPr>
        <w:pStyle w:val="aa"/>
        <w:rPr>
          <w:sz w:val="18"/>
          <w:szCs w:val="18"/>
        </w:rPr>
      </w:pPr>
      <w:r>
        <w:rPr>
          <w:sz w:val="18"/>
          <w:szCs w:val="18"/>
        </w:rPr>
        <w:t>!</w:t>
      </w:r>
    </w:p>
    <w:p w14:paraId="6B1B7AC2"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status-interval 1</w:t>
      </w:r>
    </w:p>
    <w:p w14:paraId="18414F1A" w14:textId="77777777" w:rsidR="00247FEF" w:rsidRDefault="00247FEF" w:rsidP="00247FEF">
      <w:pPr>
        <w:pStyle w:val="aa"/>
        <w:rPr>
          <w:sz w:val="18"/>
          <w:szCs w:val="18"/>
        </w:rPr>
      </w:pPr>
      <w:r>
        <w:rPr>
          <w:sz w:val="18"/>
          <w:szCs w:val="18"/>
        </w:rPr>
        <w:t>!</w:t>
      </w:r>
    </w:p>
    <w:p w14:paraId="1C845E35"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enable controller</w:t>
      </w:r>
    </w:p>
    <w:p w14:paraId="1D1ECEDA" w14:textId="77777777" w:rsidR="00247FEF" w:rsidRDefault="00247FEF" w:rsidP="00247FEF">
      <w:pPr>
        <w:pStyle w:val="aa"/>
        <w:rPr>
          <w:sz w:val="18"/>
          <w:szCs w:val="18"/>
        </w:rPr>
      </w:pPr>
    </w:p>
    <w:p w14:paraId="41F2527E" w14:textId="77777777" w:rsidR="00247FEF" w:rsidRDefault="00247FEF">
      <w:pPr>
        <w:pStyle w:val="aa"/>
        <w:numPr>
          <w:ilvl w:val="0"/>
          <w:numId w:val="5"/>
        </w:numPr>
        <w:spacing w:after="160" w:line="256" w:lineRule="auto"/>
        <w:rPr>
          <w:sz w:val="22"/>
        </w:rPr>
      </w:pPr>
      <w:r>
        <w:t>SITE 1(eastus_1) configuration:</w:t>
      </w:r>
    </w:p>
    <w:p w14:paraId="085388B0" w14:textId="77777777" w:rsidR="00247FEF" w:rsidRDefault="00247FEF" w:rsidP="00247FEF">
      <w:pPr>
        <w:pStyle w:val="aa"/>
        <w:rPr>
          <w:sz w:val="18"/>
          <w:szCs w:val="18"/>
        </w:rPr>
      </w:pPr>
      <w:r>
        <w:rPr>
          <w:sz w:val="18"/>
          <w:szCs w:val="18"/>
        </w:rPr>
        <w:t>interface management</w:t>
      </w:r>
    </w:p>
    <w:p w14:paraId="07AF8469"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737753A8" w14:textId="77777777" w:rsidR="00247FEF" w:rsidRDefault="00247FEF" w:rsidP="00247FEF">
      <w:pPr>
        <w:pStyle w:val="aa"/>
        <w:rPr>
          <w:sz w:val="18"/>
          <w:szCs w:val="18"/>
        </w:rPr>
      </w:pPr>
      <w:r>
        <w:rPr>
          <w:sz w:val="18"/>
          <w:szCs w:val="18"/>
        </w:rPr>
        <w:t>!</w:t>
      </w:r>
    </w:p>
    <w:p w14:paraId="43D157FB" w14:textId="77777777" w:rsidR="00247FEF" w:rsidRDefault="00247FEF" w:rsidP="00247FEF">
      <w:pPr>
        <w:pStyle w:val="aa"/>
        <w:rPr>
          <w:sz w:val="18"/>
          <w:szCs w:val="18"/>
        </w:rPr>
      </w:pPr>
      <w:r>
        <w:rPr>
          <w:sz w:val="18"/>
          <w:szCs w:val="18"/>
        </w:rPr>
        <w:t>interface ethernet 1</w:t>
      </w:r>
    </w:p>
    <w:p w14:paraId="51290D14" w14:textId="77777777" w:rsidR="00247FEF" w:rsidRDefault="00247FEF" w:rsidP="00247FEF">
      <w:pPr>
        <w:pStyle w:val="aa"/>
        <w:rPr>
          <w:sz w:val="18"/>
          <w:szCs w:val="18"/>
        </w:rPr>
      </w:pPr>
      <w:r>
        <w:rPr>
          <w:sz w:val="18"/>
          <w:szCs w:val="18"/>
        </w:rPr>
        <w:t xml:space="preserve">  enable</w:t>
      </w:r>
    </w:p>
    <w:p w14:paraId="2EE78A63" w14:textId="77777777" w:rsidR="00247FEF" w:rsidRDefault="00247FEF" w:rsidP="00247FEF">
      <w:pPr>
        <w:pStyle w:val="aa"/>
        <w:rPr>
          <w:sz w:val="18"/>
          <w:szCs w:val="18"/>
        </w:rPr>
      </w:pPr>
      <w:r>
        <w:rPr>
          <w:sz w:val="18"/>
          <w:szCs w:val="18"/>
        </w:rPr>
        <w:lastRenderedPageBreak/>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03B4D4CE" w14:textId="77777777" w:rsidR="00247FEF" w:rsidRDefault="00247FEF" w:rsidP="00247FEF">
      <w:pPr>
        <w:pStyle w:val="aa"/>
        <w:rPr>
          <w:sz w:val="18"/>
          <w:szCs w:val="18"/>
        </w:rPr>
      </w:pPr>
      <w:r>
        <w:rPr>
          <w:sz w:val="18"/>
          <w:szCs w:val="18"/>
        </w:rPr>
        <w:t>!</w:t>
      </w:r>
    </w:p>
    <w:p w14:paraId="4B549856" w14:textId="77777777" w:rsidR="00247FEF" w:rsidRDefault="00247FEF" w:rsidP="00247FEF">
      <w:pPr>
        <w:pStyle w:val="aa"/>
        <w:rPr>
          <w:sz w:val="18"/>
          <w:szCs w:val="18"/>
        </w:rPr>
      </w:pPr>
      <w:r>
        <w:rPr>
          <w:sz w:val="18"/>
          <w:szCs w:val="18"/>
        </w:rPr>
        <w:t>interface ethernet 2</w:t>
      </w:r>
    </w:p>
    <w:p w14:paraId="0764E93F" w14:textId="77777777" w:rsidR="00247FEF" w:rsidRDefault="00247FEF" w:rsidP="00247FEF">
      <w:pPr>
        <w:pStyle w:val="aa"/>
        <w:rPr>
          <w:sz w:val="18"/>
          <w:szCs w:val="18"/>
        </w:rPr>
      </w:pPr>
      <w:r>
        <w:rPr>
          <w:sz w:val="18"/>
          <w:szCs w:val="18"/>
        </w:rPr>
        <w:t xml:space="preserve">  enable</w:t>
      </w:r>
    </w:p>
    <w:p w14:paraId="4554CCBC"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613F20A3" w14:textId="77777777" w:rsidR="00247FEF" w:rsidRDefault="00247FEF" w:rsidP="00247FEF">
      <w:pPr>
        <w:pStyle w:val="aa"/>
        <w:rPr>
          <w:sz w:val="18"/>
          <w:szCs w:val="18"/>
        </w:rPr>
      </w:pPr>
      <w:r>
        <w:rPr>
          <w:sz w:val="18"/>
          <w:szCs w:val="18"/>
        </w:rPr>
        <w:t>!</w:t>
      </w:r>
    </w:p>
    <w:p w14:paraId="4DD3ECF9" w14:textId="77777777" w:rsidR="00247FEF" w:rsidRDefault="00247FEF" w:rsidP="00247FEF">
      <w:pPr>
        <w:pStyle w:val="aa"/>
        <w:rPr>
          <w:sz w:val="18"/>
          <w:szCs w:val="18"/>
        </w:rPr>
      </w:pPr>
      <w:r>
        <w:rPr>
          <w:sz w:val="18"/>
          <w:szCs w:val="18"/>
        </w:rPr>
        <w:t>!</w:t>
      </w:r>
    </w:p>
    <w:p w14:paraId="5636EB8A" w14:textId="77777777" w:rsidR="00247FEF" w:rsidRDefault="00247FEF" w:rsidP="00247FEF">
      <w:pPr>
        <w:pStyle w:val="aa"/>
        <w:rPr>
          <w:sz w:val="18"/>
          <w:szCs w:val="18"/>
        </w:rPr>
      </w:pPr>
      <w:proofErr w:type="spellStart"/>
      <w:r>
        <w:rPr>
          <w:sz w:val="18"/>
          <w:szCs w:val="18"/>
        </w:rPr>
        <w:t>ip</w:t>
      </w:r>
      <w:proofErr w:type="spellEnd"/>
      <w:r>
        <w:rPr>
          <w:sz w:val="18"/>
          <w:szCs w:val="18"/>
        </w:rPr>
        <w:t xml:space="preserve"> route 0.0.0.0 /0 10.1.20.1</w:t>
      </w:r>
    </w:p>
    <w:p w14:paraId="13F6FA3B" w14:textId="77777777" w:rsidR="00247FEF" w:rsidRDefault="00247FEF" w:rsidP="00247FEF">
      <w:pPr>
        <w:pStyle w:val="aa"/>
        <w:rPr>
          <w:sz w:val="18"/>
          <w:szCs w:val="18"/>
        </w:rPr>
      </w:pPr>
      <w:r>
        <w:rPr>
          <w:sz w:val="18"/>
          <w:szCs w:val="18"/>
        </w:rPr>
        <w:t>!</w:t>
      </w:r>
    </w:p>
    <w:p w14:paraId="04EA6EE5"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server s1 10.1.30.8</w:t>
      </w:r>
    </w:p>
    <w:p w14:paraId="30AD0948" w14:textId="77777777" w:rsidR="00247FEF" w:rsidRDefault="00247FEF" w:rsidP="00247FEF">
      <w:pPr>
        <w:pStyle w:val="aa"/>
        <w:rPr>
          <w:sz w:val="18"/>
          <w:szCs w:val="18"/>
        </w:rPr>
      </w:pPr>
      <w:r>
        <w:rPr>
          <w:sz w:val="18"/>
          <w:szCs w:val="18"/>
        </w:rPr>
        <w:t xml:space="preserve">  port 80 </w:t>
      </w:r>
      <w:proofErr w:type="spellStart"/>
      <w:r>
        <w:rPr>
          <w:sz w:val="18"/>
          <w:szCs w:val="18"/>
        </w:rPr>
        <w:t>tcp</w:t>
      </w:r>
      <w:proofErr w:type="spellEnd"/>
    </w:p>
    <w:p w14:paraId="7949CA92" w14:textId="77777777" w:rsidR="00247FEF" w:rsidRDefault="00247FEF" w:rsidP="00247FEF">
      <w:pPr>
        <w:pStyle w:val="aa"/>
        <w:rPr>
          <w:sz w:val="18"/>
          <w:szCs w:val="18"/>
        </w:rPr>
      </w:pPr>
      <w:r>
        <w:rPr>
          <w:sz w:val="18"/>
          <w:szCs w:val="18"/>
        </w:rPr>
        <w:t>!</w:t>
      </w:r>
    </w:p>
    <w:p w14:paraId="1EED44D1"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service-group sg </w:t>
      </w:r>
      <w:proofErr w:type="spellStart"/>
      <w:r>
        <w:rPr>
          <w:sz w:val="18"/>
          <w:szCs w:val="18"/>
        </w:rPr>
        <w:t>tcp</w:t>
      </w:r>
      <w:proofErr w:type="spellEnd"/>
    </w:p>
    <w:p w14:paraId="0F75D07C" w14:textId="77777777" w:rsidR="00247FEF" w:rsidRDefault="00247FEF" w:rsidP="00247FEF">
      <w:pPr>
        <w:pStyle w:val="aa"/>
        <w:rPr>
          <w:sz w:val="18"/>
          <w:szCs w:val="18"/>
        </w:rPr>
      </w:pPr>
      <w:r>
        <w:rPr>
          <w:sz w:val="18"/>
          <w:szCs w:val="18"/>
        </w:rPr>
        <w:t xml:space="preserve">  member s1 80</w:t>
      </w:r>
    </w:p>
    <w:p w14:paraId="35CBCE42" w14:textId="77777777" w:rsidR="00247FEF" w:rsidRDefault="00247FEF" w:rsidP="00247FEF">
      <w:pPr>
        <w:pStyle w:val="aa"/>
        <w:rPr>
          <w:sz w:val="18"/>
          <w:szCs w:val="18"/>
        </w:rPr>
      </w:pPr>
      <w:r>
        <w:rPr>
          <w:sz w:val="18"/>
          <w:szCs w:val="18"/>
        </w:rPr>
        <w:t>!</w:t>
      </w:r>
    </w:p>
    <w:p w14:paraId="66B49011"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virtual-server vs1 10.1.20.9</w:t>
      </w:r>
    </w:p>
    <w:p w14:paraId="3807D111" w14:textId="77777777" w:rsidR="00247FEF" w:rsidRDefault="00247FEF" w:rsidP="00247FEF">
      <w:pPr>
        <w:pStyle w:val="aa"/>
        <w:rPr>
          <w:sz w:val="18"/>
          <w:szCs w:val="18"/>
        </w:rPr>
      </w:pPr>
      <w:r>
        <w:rPr>
          <w:sz w:val="18"/>
          <w:szCs w:val="18"/>
        </w:rPr>
        <w:t xml:space="preserve">  port 80 </w:t>
      </w:r>
      <w:proofErr w:type="spellStart"/>
      <w:r>
        <w:rPr>
          <w:sz w:val="18"/>
          <w:szCs w:val="18"/>
        </w:rPr>
        <w:t>tcp</w:t>
      </w:r>
      <w:proofErr w:type="spellEnd"/>
    </w:p>
    <w:p w14:paraId="1EEC3A71" w14:textId="77777777" w:rsidR="00247FEF" w:rsidRDefault="00247FEF" w:rsidP="00247FEF">
      <w:pPr>
        <w:pStyle w:val="aa"/>
        <w:rPr>
          <w:sz w:val="18"/>
          <w:szCs w:val="18"/>
        </w:rPr>
      </w:pPr>
      <w:r>
        <w:rPr>
          <w:sz w:val="18"/>
          <w:szCs w:val="18"/>
        </w:rPr>
        <w:t xml:space="preserve">    source-</w:t>
      </w:r>
      <w:proofErr w:type="spellStart"/>
      <w:r>
        <w:rPr>
          <w:sz w:val="18"/>
          <w:szCs w:val="18"/>
        </w:rPr>
        <w:t>nat</w:t>
      </w:r>
      <w:proofErr w:type="spellEnd"/>
      <w:r>
        <w:rPr>
          <w:sz w:val="18"/>
          <w:szCs w:val="18"/>
        </w:rPr>
        <w:t xml:space="preserve"> auto</w:t>
      </w:r>
    </w:p>
    <w:p w14:paraId="678ABC8B" w14:textId="77777777" w:rsidR="00247FEF" w:rsidRDefault="00247FEF" w:rsidP="00247FEF">
      <w:pPr>
        <w:pStyle w:val="aa"/>
        <w:rPr>
          <w:sz w:val="18"/>
          <w:szCs w:val="18"/>
        </w:rPr>
      </w:pPr>
      <w:r>
        <w:rPr>
          <w:sz w:val="18"/>
          <w:szCs w:val="18"/>
        </w:rPr>
        <w:t xml:space="preserve">    service-group sg</w:t>
      </w:r>
    </w:p>
    <w:p w14:paraId="507002E0" w14:textId="77777777" w:rsidR="00247FEF" w:rsidRDefault="00247FEF" w:rsidP="00247FEF">
      <w:pPr>
        <w:pStyle w:val="aa"/>
        <w:rPr>
          <w:sz w:val="18"/>
          <w:szCs w:val="18"/>
        </w:rPr>
      </w:pPr>
      <w:r>
        <w:rPr>
          <w:sz w:val="18"/>
          <w:szCs w:val="18"/>
        </w:rPr>
        <w:t>!</w:t>
      </w:r>
    </w:p>
    <w:p w14:paraId="742B382B" w14:textId="77777777" w:rsidR="00247FEF" w:rsidRDefault="00247FEF" w:rsidP="00247FEF">
      <w:pPr>
        <w:pStyle w:val="aa"/>
        <w:rPr>
          <w:sz w:val="18"/>
          <w:szCs w:val="18"/>
        </w:rPr>
      </w:pPr>
      <w:r>
        <w:rPr>
          <w:sz w:val="18"/>
          <w:szCs w:val="18"/>
        </w:rPr>
        <w:t>!</w:t>
      </w:r>
    </w:p>
    <w:p w14:paraId="3916BFEF"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enable device</w:t>
      </w:r>
    </w:p>
    <w:p w14:paraId="38CE0679" w14:textId="77777777" w:rsidR="00247FEF" w:rsidRDefault="00247FEF" w:rsidP="00247FEF">
      <w:pPr>
        <w:pStyle w:val="aa"/>
        <w:rPr>
          <w:sz w:val="18"/>
          <w:szCs w:val="18"/>
        </w:rPr>
      </w:pPr>
    </w:p>
    <w:p w14:paraId="52DB10D8" w14:textId="77777777" w:rsidR="00247FEF" w:rsidRDefault="00247FEF">
      <w:pPr>
        <w:pStyle w:val="aa"/>
        <w:numPr>
          <w:ilvl w:val="0"/>
          <w:numId w:val="5"/>
        </w:numPr>
        <w:spacing w:after="160" w:line="256" w:lineRule="auto"/>
        <w:rPr>
          <w:sz w:val="22"/>
        </w:rPr>
      </w:pPr>
      <w:r>
        <w:t>SITE 2(eastus_2) configuration:</w:t>
      </w:r>
    </w:p>
    <w:p w14:paraId="392213D9" w14:textId="77777777" w:rsidR="00247FEF" w:rsidRDefault="00247FEF" w:rsidP="00247FEF">
      <w:pPr>
        <w:pStyle w:val="aa"/>
        <w:rPr>
          <w:sz w:val="18"/>
          <w:szCs w:val="18"/>
        </w:rPr>
      </w:pPr>
      <w:r>
        <w:rPr>
          <w:sz w:val="18"/>
          <w:szCs w:val="18"/>
        </w:rPr>
        <w:t>interface management</w:t>
      </w:r>
    </w:p>
    <w:p w14:paraId="6B603C74"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65FC1910" w14:textId="77777777" w:rsidR="00247FEF" w:rsidRDefault="00247FEF" w:rsidP="00247FEF">
      <w:pPr>
        <w:pStyle w:val="aa"/>
        <w:rPr>
          <w:sz w:val="18"/>
          <w:szCs w:val="18"/>
        </w:rPr>
      </w:pPr>
      <w:r>
        <w:rPr>
          <w:sz w:val="18"/>
          <w:szCs w:val="18"/>
        </w:rPr>
        <w:t>!</w:t>
      </w:r>
    </w:p>
    <w:p w14:paraId="135A5C72" w14:textId="77777777" w:rsidR="00247FEF" w:rsidRDefault="00247FEF" w:rsidP="00247FEF">
      <w:pPr>
        <w:pStyle w:val="aa"/>
        <w:rPr>
          <w:sz w:val="18"/>
          <w:szCs w:val="18"/>
        </w:rPr>
      </w:pPr>
      <w:r>
        <w:rPr>
          <w:sz w:val="18"/>
          <w:szCs w:val="18"/>
        </w:rPr>
        <w:t>interface ethernet 1</w:t>
      </w:r>
    </w:p>
    <w:p w14:paraId="0C994EE5" w14:textId="77777777" w:rsidR="00247FEF" w:rsidRDefault="00247FEF" w:rsidP="00247FEF">
      <w:pPr>
        <w:pStyle w:val="aa"/>
        <w:rPr>
          <w:sz w:val="18"/>
          <w:szCs w:val="18"/>
        </w:rPr>
      </w:pPr>
      <w:r>
        <w:rPr>
          <w:sz w:val="18"/>
          <w:szCs w:val="18"/>
        </w:rPr>
        <w:t xml:space="preserve">  enable</w:t>
      </w:r>
    </w:p>
    <w:p w14:paraId="7074539F"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39B8EFF3" w14:textId="77777777" w:rsidR="00247FEF" w:rsidRDefault="00247FEF" w:rsidP="00247FEF">
      <w:pPr>
        <w:pStyle w:val="aa"/>
        <w:rPr>
          <w:sz w:val="18"/>
          <w:szCs w:val="18"/>
        </w:rPr>
      </w:pPr>
      <w:r>
        <w:rPr>
          <w:sz w:val="18"/>
          <w:szCs w:val="18"/>
        </w:rPr>
        <w:t>!</w:t>
      </w:r>
    </w:p>
    <w:p w14:paraId="06DA1A6B" w14:textId="77777777" w:rsidR="00247FEF" w:rsidRDefault="00247FEF" w:rsidP="00247FEF">
      <w:pPr>
        <w:pStyle w:val="aa"/>
        <w:rPr>
          <w:sz w:val="18"/>
          <w:szCs w:val="18"/>
        </w:rPr>
      </w:pPr>
      <w:r>
        <w:rPr>
          <w:sz w:val="18"/>
          <w:szCs w:val="18"/>
        </w:rPr>
        <w:t>interface ethernet 2</w:t>
      </w:r>
    </w:p>
    <w:p w14:paraId="783425E0" w14:textId="77777777" w:rsidR="00247FEF" w:rsidRDefault="00247FEF" w:rsidP="00247FEF">
      <w:pPr>
        <w:pStyle w:val="aa"/>
        <w:rPr>
          <w:sz w:val="18"/>
          <w:szCs w:val="18"/>
        </w:rPr>
      </w:pPr>
      <w:r>
        <w:rPr>
          <w:sz w:val="18"/>
          <w:szCs w:val="18"/>
        </w:rPr>
        <w:t xml:space="preserve">  enable</w:t>
      </w:r>
    </w:p>
    <w:p w14:paraId="039E0C9F"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6156E82E" w14:textId="77777777" w:rsidR="00247FEF" w:rsidRDefault="00247FEF" w:rsidP="00247FEF">
      <w:pPr>
        <w:pStyle w:val="aa"/>
        <w:rPr>
          <w:sz w:val="18"/>
          <w:szCs w:val="18"/>
        </w:rPr>
      </w:pPr>
      <w:r>
        <w:rPr>
          <w:sz w:val="18"/>
          <w:szCs w:val="18"/>
        </w:rPr>
        <w:t>!</w:t>
      </w:r>
    </w:p>
    <w:p w14:paraId="5E16244C" w14:textId="77777777" w:rsidR="00247FEF" w:rsidRDefault="00247FEF" w:rsidP="00247FEF">
      <w:pPr>
        <w:pStyle w:val="aa"/>
        <w:rPr>
          <w:sz w:val="18"/>
          <w:szCs w:val="18"/>
        </w:rPr>
      </w:pPr>
      <w:r>
        <w:rPr>
          <w:sz w:val="18"/>
          <w:szCs w:val="18"/>
        </w:rPr>
        <w:t>!</w:t>
      </w:r>
    </w:p>
    <w:p w14:paraId="127B4D8E" w14:textId="77777777" w:rsidR="00247FEF" w:rsidRDefault="00247FEF" w:rsidP="00247FEF">
      <w:pPr>
        <w:pStyle w:val="aa"/>
        <w:rPr>
          <w:sz w:val="18"/>
          <w:szCs w:val="18"/>
        </w:rPr>
      </w:pPr>
      <w:proofErr w:type="spellStart"/>
      <w:r>
        <w:rPr>
          <w:sz w:val="18"/>
          <w:szCs w:val="18"/>
        </w:rPr>
        <w:t>ip</w:t>
      </w:r>
      <w:proofErr w:type="spellEnd"/>
      <w:r>
        <w:rPr>
          <w:sz w:val="18"/>
          <w:szCs w:val="18"/>
        </w:rPr>
        <w:t xml:space="preserve"> route 0.0.0.0 /0 10.1.20.1</w:t>
      </w:r>
    </w:p>
    <w:p w14:paraId="1F5B012D" w14:textId="77777777" w:rsidR="00247FEF" w:rsidRDefault="00247FEF" w:rsidP="00247FEF">
      <w:pPr>
        <w:pStyle w:val="aa"/>
        <w:rPr>
          <w:sz w:val="18"/>
          <w:szCs w:val="18"/>
        </w:rPr>
      </w:pPr>
      <w:r>
        <w:rPr>
          <w:sz w:val="18"/>
          <w:szCs w:val="18"/>
        </w:rPr>
        <w:t>!</w:t>
      </w:r>
    </w:p>
    <w:p w14:paraId="0148E4DB"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server s1 10.1.30.9</w:t>
      </w:r>
    </w:p>
    <w:p w14:paraId="6480604D" w14:textId="77777777" w:rsidR="00247FEF" w:rsidRDefault="00247FEF" w:rsidP="00247FEF">
      <w:pPr>
        <w:pStyle w:val="aa"/>
        <w:rPr>
          <w:sz w:val="18"/>
          <w:szCs w:val="18"/>
        </w:rPr>
      </w:pPr>
      <w:r>
        <w:rPr>
          <w:sz w:val="18"/>
          <w:szCs w:val="18"/>
        </w:rPr>
        <w:t xml:space="preserve">  port 80 </w:t>
      </w:r>
      <w:proofErr w:type="spellStart"/>
      <w:r>
        <w:rPr>
          <w:sz w:val="18"/>
          <w:szCs w:val="18"/>
        </w:rPr>
        <w:t>tcp</w:t>
      </w:r>
      <w:proofErr w:type="spellEnd"/>
    </w:p>
    <w:p w14:paraId="2BFB5366" w14:textId="77777777" w:rsidR="00247FEF" w:rsidRDefault="00247FEF" w:rsidP="00247FEF">
      <w:pPr>
        <w:pStyle w:val="aa"/>
        <w:rPr>
          <w:sz w:val="18"/>
          <w:szCs w:val="18"/>
        </w:rPr>
      </w:pPr>
      <w:r>
        <w:rPr>
          <w:sz w:val="18"/>
          <w:szCs w:val="18"/>
        </w:rPr>
        <w:t>!</w:t>
      </w:r>
    </w:p>
    <w:p w14:paraId="63BB44CC"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service-group sg </w:t>
      </w:r>
      <w:proofErr w:type="spellStart"/>
      <w:r>
        <w:rPr>
          <w:sz w:val="18"/>
          <w:szCs w:val="18"/>
        </w:rPr>
        <w:t>tcp</w:t>
      </w:r>
      <w:proofErr w:type="spellEnd"/>
    </w:p>
    <w:p w14:paraId="224B30A9" w14:textId="77777777" w:rsidR="00247FEF" w:rsidRDefault="00247FEF" w:rsidP="00247FEF">
      <w:pPr>
        <w:pStyle w:val="aa"/>
        <w:rPr>
          <w:sz w:val="18"/>
          <w:szCs w:val="18"/>
        </w:rPr>
      </w:pPr>
      <w:r>
        <w:rPr>
          <w:sz w:val="18"/>
          <w:szCs w:val="18"/>
        </w:rPr>
        <w:t xml:space="preserve">  member s1 80</w:t>
      </w:r>
    </w:p>
    <w:p w14:paraId="3996821C" w14:textId="77777777" w:rsidR="00247FEF" w:rsidRDefault="00247FEF" w:rsidP="00247FEF">
      <w:pPr>
        <w:pStyle w:val="aa"/>
        <w:rPr>
          <w:sz w:val="18"/>
          <w:szCs w:val="18"/>
          <w:lang w:val="fr-FR"/>
        </w:rPr>
      </w:pPr>
      <w:r>
        <w:rPr>
          <w:sz w:val="18"/>
          <w:szCs w:val="18"/>
          <w:lang w:val="fr-FR"/>
        </w:rPr>
        <w:t>!</w:t>
      </w:r>
    </w:p>
    <w:p w14:paraId="5E0A4748" w14:textId="77777777" w:rsidR="00247FEF" w:rsidRDefault="00247FEF" w:rsidP="00247FEF">
      <w:pPr>
        <w:pStyle w:val="aa"/>
        <w:rPr>
          <w:sz w:val="18"/>
          <w:szCs w:val="18"/>
          <w:lang w:val="fr-FR"/>
        </w:rPr>
      </w:pPr>
      <w:proofErr w:type="spellStart"/>
      <w:r>
        <w:rPr>
          <w:sz w:val="18"/>
          <w:szCs w:val="18"/>
          <w:lang w:val="fr-FR"/>
        </w:rPr>
        <w:t>slb</w:t>
      </w:r>
      <w:proofErr w:type="spellEnd"/>
      <w:r>
        <w:rPr>
          <w:sz w:val="18"/>
          <w:szCs w:val="18"/>
          <w:lang w:val="fr-FR"/>
        </w:rPr>
        <w:t xml:space="preserve"> </w:t>
      </w:r>
      <w:proofErr w:type="spellStart"/>
      <w:r>
        <w:rPr>
          <w:sz w:val="18"/>
          <w:szCs w:val="18"/>
          <w:lang w:val="fr-FR"/>
        </w:rPr>
        <w:t>virtual</w:t>
      </w:r>
      <w:proofErr w:type="spellEnd"/>
      <w:r>
        <w:rPr>
          <w:sz w:val="18"/>
          <w:szCs w:val="18"/>
          <w:lang w:val="fr-FR"/>
        </w:rPr>
        <w:t>-server vs1 10.1.20.10</w:t>
      </w:r>
    </w:p>
    <w:p w14:paraId="4B5D9090" w14:textId="77777777" w:rsidR="00247FEF" w:rsidRDefault="00247FEF" w:rsidP="00247FEF">
      <w:pPr>
        <w:pStyle w:val="aa"/>
        <w:rPr>
          <w:sz w:val="18"/>
          <w:szCs w:val="18"/>
          <w:lang w:val="fr-FR"/>
        </w:rPr>
      </w:pPr>
      <w:r>
        <w:rPr>
          <w:sz w:val="18"/>
          <w:szCs w:val="18"/>
          <w:lang w:val="fr-FR"/>
        </w:rPr>
        <w:t xml:space="preserve">  port 80 </w:t>
      </w:r>
      <w:proofErr w:type="spellStart"/>
      <w:r>
        <w:rPr>
          <w:sz w:val="18"/>
          <w:szCs w:val="18"/>
          <w:lang w:val="fr-FR"/>
        </w:rPr>
        <w:t>tcp</w:t>
      </w:r>
      <w:proofErr w:type="spellEnd"/>
    </w:p>
    <w:p w14:paraId="5F7FC45E" w14:textId="77777777" w:rsidR="00247FEF" w:rsidRDefault="00247FEF" w:rsidP="00247FEF">
      <w:pPr>
        <w:pStyle w:val="aa"/>
        <w:rPr>
          <w:sz w:val="18"/>
          <w:szCs w:val="18"/>
          <w:lang w:val="fr-FR"/>
        </w:rPr>
      </w:pPr>
      <w:r>
        <w:rPr>
          <w:sz w:val="18"/>
          <w:szCs w:val="18"/>
          <w:lang w:val="fr-FR"/>
        </w:rPr>
        <w:t xml:space="preserve">    source-</w:t>
      </w:r>
      <w:proofErr w:type="spellStart"/>
      <w:r>
        <w:rPr>
          <w:sz w:val="18"/>
          <w:szCs w:val="18"/>
          <w:lang w:val="fr-FR"/>
        </w:rPr>
        <w:t>nat</w:t>
      </w:r>
      <w:proofErr w:type="spellEnd"/>
      <w:r>
        <w:rPr>
          <w:sz w:val="18"/>
          <w:szCs w:val="18"/>
          <w:lang w:val="fr-FR"/>
        </w:rPr>
        <w:t xml:space="preserve"> auto</w:t>
      </w:r>
    </w:p>
    <w:p w14:paraId="439D451B" w14:textId="77777777" w:rsidR="00247FEF" w:rsidRDefault="00247FEF" w:rsidP="00247FEF">
      <w:pPr>
        <w:pStyle w:val="aa"/>
        <w:rPr>
          <w:sz w:val="18"/>
          <w:szCs w:val="18"/>
        </w:rPr>
      </w:pPr>
      <w:r>
        <w:rPr>
          <w:sz w:val="18"/>
          <w:szCs w:val="18"/>
          <w:lang w:val="fr-FR"/>
        </w:rPr>
        <w:t xml:space="preserve">    </w:t>
      </w:r>
      <w:r>
        <w:rPr>
          <w:sz w:val="18"/>
          <w:szCs w:val="18"/>
        </w:rPr>
        <w:t>service-group sg</w:t>
      </w:r>
    </w:p>
    <w:p w14:paraId="0370F96D" w14:textId="77777777" w:rsidR="00247FEF" w:rsidRDefault="00247FEF" w:rsidP="00247FEF">
      <w:pPr>
        <w:pStyle w:val="aa"/>
        <w:rPr>
          <w:sz w:val="18"/>
          <w:szCs w:val="18"/>
        </w:rPr>
      </w:pPr>
      <w:r>
        <w:rPr>
          <w:sz w:val="18"/>
          <w:szCs w:val="18"/>
        </w:rPr>
        <w:t>!</w:t>
      </w:r>
    </w:p>
    <w:p w14:paraId="201D6B32" w14:textId="77777777" w:rsidR="00247FEF" w:rsidRDefault="00247FEF" w:rsidP="00247FEF">
      <w:pPr>
        <w:pStyle w:val="aa"/>
        <w:rPr>
          <w:sz w:val="18"/>
          <w:szCs w:val="18"/>
        </w:rPr>
      </w:pPr>
      <w:r>
        <w:rPr>
          <w:sz w:val="18"/>
          <w:szCs w:val="18"/>
        </w:rPr>
        <w:t>!</w:t>
      </w:r>
    </w:p>
    <w:p w14:paraId="23A6112B"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enable device</w:t>
      </w:r>
    </w:p>
    <w:p w14:paraId="34ED5458" w14:textId="77777777" w:rsidR="00247FEF" w:rsidRDefault="00247FEF" w:rsidP="00247FEF">
      <w:pPr>
        <w:pStyle w:val="aa"/>
        <w:rPr>
          <w:sz w:val="18"/>
          <w:szCs w:val="18"/>
        </w:rPr>
      </w:pPr>
    </w:p>
    <w:p w14:paraId="0FC996E1" w14:textId="77777777" w:rsidR="00247FEF" w:rsidRDefault="00247FEF">
      <w:pPr>
        <w:pStyle w:val="aa"/>
        <w:numPr>
          <w:ilvl w:val="0"/>
          <w:numId w:val="5"/>
        </w:numPr>
        <w:spacing w:after="160" w:line="256" w:lineRule="auto"/>
        <w:rPr>
          <w:sz w:val="22"/>
        </w:rPr>
      </w:pPr>
      <w:r>
        <w:t>SITE 3(eastus2_1) configuration:</w:t>
      </w:r>
    </w:p>
    <w:p w14:paraId="43ADE039" w14:textId="77777777" w:rsidR="00247FEF" w:rsidRDefault="00247FEF" w:rsidP="00247FEF">
      <w:pPr>
        <w:ind w:left="720"/>
        <w:rPr>
          <w:sz w:val="18"/>
          <w:szCs w:val="18"/>
        </w:rPr>
      </w:pPr>
      <w:r>
        <w:rPr>
          <w:sz w:val="18"/>
          <w:szCs w:val="18"/>
        </w:rPr>
        <w:lastRenderedPageBreak/>
        <w:t>interface management</w:t>
      </w:r>
    </w:p>
    <w:p w14:paraId="007FC42D" w14:textId="77777777" w:rsidR="00247FEF" w:rsidRDefault="00247FEF" w:rsidP="00247FEF">
      <w:pPr>
        <w:ind w:left="720"/>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4095A12E" w14:textId="77777777" w:rsidR="00247FEF" w:rsidRDefault="00247FEF" w:rsidP="00247FEF">
      <w:pPr>
        <w:ind w:left="720"/>
        <w:rPr>
          <w:sz w:val="18"/>
          <w:szCs w:val="18"/>
        </w:rPr>
      </w:pPr>
      <w:r>
        <w:rPr>
          <w:sz w:val="18"/>
          <w:szCs w:val="18"/>
        </w:rPr>
        <w:t>!</w:t>
      </w:r>
    </w:p>
    <w:p w14:paraId="47552958" w14:textId="77777777" w:rsidR="00247FEF" w:rsidRDefault="00247FEF" w:rsidP="00247FEF">
      <w:pPr>
        <w:ind w:left="720"/>
        <w:rPr>
          <w:sz w:val="18"/>
          <w:szCs w:val="18"/>
        </w:rPr>
      </w:pPr>
      <w:r>
        <w:rPr>
          <w:sz w:val="18"/>
          <w:szCs w:val="18"/>
        </w:rPr>
        <w:t>interface ethernet 1</w:t>
      </w:r>
    </w:p>
    <w:p w14:paraId="291FECC9" w14:textId="77777777" w:rsidR="00247FEF" w:rsidRDefault="00247FEF" w:rsidP="00247FEF">
      <w:pPr>
        <w:ind w:left="720"/>
        <w:rPr>
          <w:sz w:val="18"/>
          <w:szCs w:val="18"/>
        </w:rPr>
      </w:pPr>
      <w:r>
        <w:rPr>
          <w:sz w:val="18"/>
          <w:szCs w:val="18"/>
        </w:rPr>
        <w:t xml:space="preserve">  enable</w:t>
      </w:r>
    </w:p>
    <w:p w14:paraId="48CBB05D" w14:textId="77777777" w:rsidR="00247FEF" w:rsidRDefault="00247FEF" w:rsidP="00247FEF">
      <w:pPr>
        <w:ind w:left="720"/>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4939B55A" w14:textId="77777777" w:rsidR="00247FEF" w:rsidRDefault="00247FEF" w:rsidP="00247FEF">
      <w:pPr>
        <w:ind w:left="720"/>
        <w:rPr>
          <w:sz w:val="18"/>
          <w:szCs w:val="18"/>
        </w:rPr>
      </w:pPr>
      <w:r>
        <w:rPr>
          <w:sz w:val="18"/>
          <w:szCs w:val="18"/>
        </w:rPr>
        <w:t>!</w:t>
      </w:r>
    </w:p>
    <w:p w14:paraId="45EF282B" w14:textId="77777777" w:rsidR="00247FEF" w:rsidRDefault="00247FEF" w:rsidP="00247FEF">
      <w:pPr>
        <w:ind w:left="720"/>
        <w:rPr>
          <w:sz w:val="18"/>
          <w:szCs w:val="18"/>
        </w:rPr>
      </w:pPr>
      <w:r>
        <w:rPr>
          <w:sz w:val="18"/>
          <w:szCs w:val="18"/>
        </w:rPr>
        <w:t>interface ethernet 2</w:t>
      </w:r>
    </w:p>
    <w:p w14:paraId="02E4D7BC" w14:textId="77777777" w:rsidR="00247FEF" w:rsidRDefault="00247FEF" w:rsidP="00247FEF">
      <w:pPr>
        <w:ind w:left="720"/>
        <w:rPr>
          <w:sz w:val="18"/>
          <w:szCs w:val="18"/>
        </w:rPr>
      </w:pPr>
      <w:r>
        <w:rPr>
          <w:sz w:val="18"/>
          <w:szCs w:val="18"/>
        </w:rPr>
        <w:t xml:space="preserve">  enable</w:t>
      </w:r>
    </w:p>
    <w:p w14:paraId="2035002B" w14:textId="77777777" w:rsidR="00247FEF" w:rsidRDefault="00247FEF" w:rsidP="00247FEF">
      <w:pPr>
        <w:ind w:left="720"/>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2C54464B" w14:textId="77777777" w:rsidR="00247FEF" w:rsidRDefault="00247FEF" w:rsidP="00247FEF">
      <w:pPr>
        <w:ind w:left="720"/>
        <w:rPr>
          <w:sz w:val="18"/>
          <w:szCs w:val="18"/>
        </w:rPr>
      </w:pPr>
      <w:r>
        <w:rPr>
          <w:sz w:val="18"/>
          <w:szCs w:val="18"/>
        </w:rPr>
        <w:t>!</w:t>
      </w:r>
    </w:p>
    <w:p w14:paraId="38197F77" w14:textId="77777777" w:rsidR="00247FEF" w:rsidRDefault="00247FEF" w:rsidP="00247FEF">
      <w:pPr>
        <w:ind w:left="720"/>
        <w:rPr>
          <w:sz w:val="18"/>
          <w:szCs w:val="18"/>
        </w:rPr>
      </w:pPr>
      <w:r>
        <w:rPr>
          <w:sz w:val="18"/>
          <w:szCs w:val="18"/>
        </w:rPr>
        <w:t>!</w:t>
      </w:r>
    </w:p>
    <w:p w14:paraId="453BD85D" w14:textId="77777777" w:rsidR="00247FEF" w:rsidRDefault="00247FEF" w:rsidP="00247FEF">
      <w:pPr>
        <w:ind w:left="720"/>
        <w:rPr>
          <w:sz w:val="18"/>
          <w:szCs w:val="18"/>
        </w:rPr>
      </w:pPr>
      <w:proofErr w:type="spellStart"/>
      <w:r>
        <w:rPr>
          <w:sz w:val="18"/>
          <w:szCs w:val="18"/>
        </w:rPr>
        <w:t>ip</w:t>
      </w:r>
      <w:proofErr w:type="spellEnd"/>
      <w:r>
        <w:rPr>
          <w:sz w:val="18"/>
          <w:szCs w:val="18"/>
        </w:rPr>
        <w:t xml:space="preserve"> route 0.0.0.0 /0 10.2.20.1</w:t>
      </w:r>
    </w:p>
    <w:p w14:paraId="23E84359" w14:textId="77777777" w:rsidR="00247FEF" w:rsidRDefault="00247FEF" w:rsidP="00247FEF">
      <w:pPr>
        <w:ind w:left="720"/>
        <w:rPr>
          <w:sz w:val="18"/>
          <w:szCs w:val="18"/>
        </w:rPr>
      </w:pPr>
      <w:r>
        <w:rPr>
          <w:sz w:val="18"/>
          <w:szCs w:val="18"/>
        </w:rPr>
        <w:t>!</w:t>
      </w:r>
    </w:p>
    <w:p w14:paraId="206C85D3" w14:textId="77777777" w:rsidR="00247FEF" w:rsidRDefault="00247FEF" w:rsidP="00247FEF">
      <w:pPr>
        <w:ind w:left="720"/>
        <w:rPr>
          <w:sz w:val="18"/>
          <w:szCs w:val="18"/>
        </w:rPr>
      </w:pPr>
      <w:proofErr w:type="spellStart"/>
      <w:r>
        <w:rPr>
          <w:sz w:val="18"/>
          <w:szCs w:val="18"/>
        </w:rPr>
        <w:t>slb</w:t>
      </w:r>
      <w:proofErr w:type="spellEnd"/>
      <w:r>
        <w:rPr>
          <w:sz w:val="18"/>
          <w:szCs w:val="18"/>
        </w:rPr>
        <w:t xml:space="preserve"> server s1 10.2.30.8</w:t>
      </w:r>
    </w:p>
    <w:p w14:paraId="7E56B6FB" w14:textId="77777777" w:rsidR="00247FEF" w:rsidRDefault="00247FEF" w:rsidP="00247FEF">
      <w:pPr>
        <w:ind w:left="720"/>
        <w:rPr>
          <w:sz w:val="18"/>
          <w:szCs w:val="18"/>
        </w:rPr>
      </w:pPr>
      <w:r>
        <w:rPr>
          <w:sz w:val="18"/>
          <w:szCs w:val="18"/>
        </w:rPr>
        <w:t xml:space="preserve">  port 80 </w:t>
      </w:r>
      <w:proofErr w:type="spellStart"/>
      <w:r>
        <w:rPr>
          <w:sz w:val="18"/>
          <w:szCs w:val="18"/>
        </w:rPr>
        <w:t>tcp</w:t>
      </w:r>
      <w:proofErr w:type="spellEnd"/>
    </w:p>
    <w:p w14:paraId="5FB6B863" w14:textId="77777777" w:rsidR="00247FEF" w:rsidRDefault="00247FEF" w:rsidP="00247FEF">
      <w:pPr>
        <w:ind w:left="720"/>
        <w:rPr>
          <w:sz w:val="18"/>
          <w:szCs w:val="18"/>
        </w:rPr>
      </w:pPr>
      <w:r>
        <w:rPr>
          <w:sz w:val="18"/>
          <w:szCs w:val="18"/>
        </w:rPr>
        <w:t>!</w:t>
      </w:r>
    </w:p>
    <w:p w14:paraId="7FCC9BE2" w14:textId="77777777" w:rsidR="00247FEF" w:rsidRDefault="00247FEF" w:rsidP="00247FEF">
      <w:pPr>
        <w:ind w:left="720"/>
        <w:rPr>
          <w:sz w:val="18"/>
          <w:szCs w:val="18"/>
        </w:rPr>
      </w:pPr>
      <w:proofErr w:type="spellStart"/>
      <w:r>
        <w:rPr>
          <w:sz w:val="18"/>
          <w:szCs w:val="18"/>
        </w:rPr>
        <w:t>slb</w:t>
      </w:r>
      <w:proofErr w:type="spellEnd"/>
      <w:r>
        <w:rPr>
          <w:sz w:val="18"/>
          <w:szCs w:val="18"/>
        </w:rPr>
        <w:t xml:space="preserve"> service-group sg </w:t>
      </w:r>
      <w:proofErr w:type="spellStart"/>
      <w:r>
        <w:rPr>
          <w:sz w:val="18"/>
          <w:szCs w:val="18"/>
        </w:rPr>
        <w:t>tcp</w:t>
      </w:r>
      <w:proofErr w:type="spellEnd"/>
    </w:p>
    <w:p w14:paraId="678518D9" w14:textId="77777777" w:rsidR="00247FEF" w:rsidRDefault="00247FEF" w:rsidP="00247FEF">
      <w:pPr>
        <w:ind w:left="720"/>
        <w:rPr>
          <w:sz w:val="18"/>
          <w:szCs w:val="18"/>
        </w:rPr>
      </w:pPr>
      <w:r>
        <w:rPr>
          <w:sz w:val="18"/>
          <w:szCs w:val="18"/>
        </w:rPr>
        <w:t xml:space="preserve">  member s1 80</w:t>
      </w:r>
    </w:p>
    <w:p w14:paraId="78171E76" w14:textId="77777777" w:rsidR="00247FEF" w:rsidRDefault="00247FEF" w:rsidP="00247FEF">
      <w:pPr>
        <w:ind w:left="720"/>
        <w:rPr>
          <w:sz w:val="18"/>
          <w:szCs w:val="18"/>
          <w:lang w:val="fr-FR"/>
        </w:rPr>
      </w:pPr>
      <w:r>
        <w:rPr>
          <w:sz w:val="18"/>
          <w:szCs w:val="18"/>
          <w:lang w:val="fr-FR"/>
        </w:rPr>
        <w:t>!</w:t>
      </w:r>
    </w:p>
    <w:p w14:paraId="29F888B5" w14:textId="77777777" w:rsidR="00247FEF" w:rsidRDefault="00247FEF" w:rsidP="00247FEF">
      <w:pPr>
        <w:ind w:left="720"/>
        <w:rPr>
          <w:sz w:val="18"/>
          <w:szCs w:val="18"/>
          <w:lang w:val="fr-FR"/>
        </w:rPr>
      </w:pPr>
      <w:proofErr w:type="spellStart"/>
      <w:r>
        <w:rPr>
          <w:sz w:val="18"/>
          <w:szCs w:val="18"/>
          <w:lang w:val="fr-FR"/>
        </w:rPr>
        <w:t>slb</w:t>
      </w:r>
      <w:proofErr w:type="spellEnd"/>
      <w:r>
        <w:rPr>
          <w:sz w:val="18"/>
          <w:szCs w:val="18"/>
          <w:lang w:val="fr-FR"/>
        </w:rPr>
        <w:t xml:space="preserve"> </w:t>
      </w:r>
      <w:proofErr w:type="spellStart"/>
      <w:r>
        <w:rPr>
          <w:sz w:val="18"/>
          <w:szCs w:val="18"/>
          <w:lang w:val="fr-FR"/>
        </w:rPr>
        <w:t>virtual</w:t>
      </w:r>
      <w:proofErr w:type="spellEnd"/>
      <w:r>
        <w:rPr>
          <w:sz w:val="18"/>
          <w:szCs w:val="18"/>
          <w:lang w:val="fr-FR"/>
        </w:rPr>
        <w:t>-server vs1 10.2.20.9</w:t>
      </w:r>
    </w:p>
    <w:p w14:paraId="3EA15AB3" w14:textId="77777777" w:rsidR="00247FEF" w:rsidRDefault="00247FEF" w:rsidP="00247FEF">
      <w:pPr>
        <w:ind w:left="720"/>
        <w:rPr>
          <w:sz w:val="18"/>
          <w:szCs w:val="18"/>
          <w:lang w:val="fr-FR"/>
        </w:rPr>
      </w:pPr>
      <w:r>
        <w:rPr>
          <w:sz w:val="18"/>
          <w:szCs w:val="18"/>
          <w:lang w:val="fr-FR"/>
        </w:rPr>
        <w:t xml:space="preserve">  port 80 </w:t>
      </w:r>
      <w:proofErr w:type="spellStart"/>
      <w:r>
        <w:rPr>
          <w:sz w:val="18"/>
          <w:szCs w:val="18"/>
          <w:lang w:val="fr-FR"/>
        </w:rPr>
        <w:t>tcp</w:t>
      </w:r>
      <w:proofErr w:type="spellEnd"/>
    </w:p>
    <w:p w14:paraId="4F2161CA" w14:textId="77777777" w:rsidR="00247FEF" w:rsidRDefault="00247FEF" w:rsidP="00247FEF">
      <w:pPr>
        <w:ind w:left="720"/>
        <w:rPr>
          <w:sz w:val="18"/>
          <w:szCs w:val="18"/>
          <w:lang w:val="fr-FR"/>
        </w:rPr>
      </w:pPr>
      <w:r>
        <w:rPr>
          <w:sz w:val="18"/>
          <w:szCs w:val="18"/>
          <w:lang w:val="fr-FR"/>
        </w:rPr>
        <w:t xml:space="preserve">    source-</w:t>
      </w:r>
      <w:proofErr w:type="spellStart"/>
      <w:r>
        <w:rPr>
          <w:sz w:val="18"/>
          <w:szCs w:val="18"/>
          <w:lang w:val="fr-FR"/>
        </w:rPr>
        <w:t>nat</w:t>
      </w:r>
      <w:proofErr w:type="spellEnd"/>
      <w:r>
        <w:rPr>
          <w:sz w:val="18"/>
          <w:szCs w:val="18"/>
          <w:lang w:val="fr-FR"/>
        </w:rPr>
        <w:t xml:space="preserve"> auto</w:t>
      </w:r>
    </w:p>
    <w:p w14:paraId="4EB15747" w14:textId="77777777" w:rsidR="00247FEF" w:rsidRDefault="00247FEF" w:rsidP="00247FEF">
      <w:pPr>
        <w:ind w:left="720"/>
        <w:rPr>
          <w:sz w:val="18"/>
          <w:szCs w:val="18"/>
          <w:lang w:val="en-US"/>
        </w:rPr>
      </w:pPr>
      <w:r>
        <w:rPr>
          <w:sz w:val="18"/>
          <w:szCs w:val="18"/>
          <w:lang w:val="fr-FR"/>
        </w:rPr>
        <w:t xml:space="preserve">    </w:t>
      </w:r>
      <w:r>
        <w:rPr>
          <w:sz w:val="18"/>
          <w:szCs w:val="18"/>
        </w:rPr>
        <w:t>service-group sg</w:t>
      </w:r>
    </w:p>
    <w:p w14:paraId="046E10EB" w14:textId="77777777" w:rsidR="00247FEF" w:rsidRDefault="00247FEF" w:rsidP="00247FEF">
      <w:pPr>
        <w:ind w:left="720"/>
        <w:rPr>
          <w:sz w:val="18"/>
          <w:szCs w:val="18"/>
        </w:rPr>
      </w:pPr>
      <w:r>
        <w:rPr>
          <w:sz w:val="18"/>
          <w:szCs w:val="18"/>
        </w:rPr>
        <w:t>!</w:t>
      </w:r>
    </w:p>
    <w:p w14:paraId="0D8BBDD9" w14:textId="77777777" w:rsidR="00247FEF" w:rsidRDefault="00247FEF" w:rsidP="00247FEF">
      <w:pPr>
        <w:ind w:left="720"/>
        <w:rPr>
          <w:sz w:val="18"/>
          <w:szCs w:val="18"/>
        </w:rPr>
      </w:pPr>
      <w:r>
        <w:rPr>
          <w:sz w:val="18"/>
          <w:szCs w:val="18"/>
        </w:rPr>
        <w:t>!</w:t>
      </w:r>
    </w:p>
    <w:p w14:paraId="44FEE355" w14:textId="77777777" w:rsidR="00247FEF" w:rsidRDefault="00247FEF" w:rsidP="00247FEF">
      <w:pPr>
        <w:ind w:left="720"/>
        <w:rPr>
          <w:sz w:val="18"/>
          <w:szCs w:val="18"/>
        </w:rPr>
      </w:pPr>
      <w:proofErr w:type="spellStart"/>
      <w:r>
        <w:rPr>
          <w:sz w:val="18"/>
          <w:szCs w:val="18"/>
        </w:rPr>
        <w:t>gslb</w:t>
      </w:r>
      <w:proofErr w:type="spellEnd"/>
      <w:r>
        <w:rPr>
          <w:sz w:val="18"/>
          <w:szCs w:val="18"/>
        </w:rPr>
        <w:t xml:space="preserve"> protocol enable device</w:t>
      </w:r>
    </w:p>
    <w:p w14:paraId="016401E2" w14:textId="77777777" w:rsidR="00247FEF" w:rsidRDefault="00247FEF">
      <w:pPr>
        <w:pStyle w:val="aa"/>
        <w:numPr>
          <w:ilvl w:val="0"/>
          <w:numId w:val="5"/>
        </w:numPr>
        <w:spacing w:after="160" w:line="256" w:lineRule="auto"/>
        <w:rPr>
          <w:sz w:val="22"/>
        </w:rPr>
      </w:pPr>
      <w:r>
        <w:t>SITE 4(eastus2_2) configuration:</w:t>
      </w:r>
    </w:p>
    <w:p w14:paraId="74A8F1F2" w14:textId="77777777" w:rsidR="00247FEF" w:rsidRDefault="00247FEF" w:rsidP="00247FEF">
      <w:pPr>
        <w:pStyle w:val="aa"/>
        <w:rPr>
          <w:sz w:val="18"/>
          <w:szCs w:val="18"/>
        </w:rPr>
      </w:pPr>
      <w:r>
        <w:rPr>
          <w:sz w:val="18"/>
          <w:szCs w:val="18"/>
        </w:rPr>
        <w:t>interface management</w:t>
      </w:r>
    </w:p>
    <w:p w14:paraId="1056CF9F"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6D67CBC5" w14:textId="77777777" w:rsidR="00247FEF" w:rsidRDefault="00247FEF" w:rsidP="00247FEF">
      <w:pPr>
        <w:pStyle w:val="aa"/>
        <w:rPr>
          <w:sz w:val="18"/>
          <w:szCs w:val="18"/>
        </w:rPr>
      </w:pPr>
      <w:r>
        <w:rPr>
          <w:sz w:val="18"/>
          <w:szCs w:val="18"/>
        </w:rPr>
        <w:t>!</w:t>
      </w:r>
    </w:p>
    <w:p w14:paraId="42012992" w14:textId="77777777" w:rsidR="00247FEF" w:rsidRDefault="00247FEF" w:rsidP="00247FEF">
      <w:pPr>
        <w:pStyle w:val="aa"/>
        <w:rPr>
          <w:sz w:val="18"/>
          <w:szCs w:val="18"/>
        </w:rPr>
      </w:pPr>
      <w:r>
        <w:rPr>
          <w:sz w:val="18"/>
          <w:szCs w:val="18"/>
        </w:rPr>
        <w:t>interface ethernet 1</w:t>
      </w:r>
    </w:p>
    <w:p w14:paraId="41A49A2F" w14:textId="77777777" w:rsidR="00247FEF" w:rsidRDefault="00247FEF" w:rsidP="00247FEF">
      <w:pPr>
        <w:pStyle w:val="aa"/>
        <w:rPr>
          <w:sz w:val="18"/>
          <w:szCs w:val="18"/>
        </w:rPr>
      </w:pPr>
      <w:r>
        <w:rPr>
          <w:sz w:val="18"/>
          <w:szCs w:val="18"/>
        </w:rPr>
        <w:t xml:space="preserve">  enable</w:t>
      </w:r>
    </w:p>
    <w:p w14:paraId="62BBD63D"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5B16C1D8" w14:textId="77777777" w:rsidR="00247FEF" w:rsidRDefault="00247FEF" w:rsidP="00247FEF">
      <w:pPr>
        <w:pStyle w:val="aa"/>
        <w:rPr>
          <w:sz w:val="18"/>
          <w:szCs w:val="18"/>
        </w:rPr>
      </w:pPr>
      <w:r>
        <w:rPr>
          <w:sz w:val="18"/>
          <w:szCs w:val="18"/>
        </w:rPr>
        <w:t>!</w:t>
      </w:r>
    </w:p>
    <w:p w14:paraId="13175396" w14:textId="77777777" w:rsidR="00247FEF" w:rsidRDefault="00247FEF" w:rsidP="00247FEF">
      <w:pPr>
        <w:pStyle w:val="aa"/>
        <w:rPr>
          <w:sz w:val="18"/>
          <w:szCs w:val="18"/>
        </w:rPr>
      </w:pPr>
      <w:r>
        <w:rPr>
          <w:sz w:val="18"/>
          <w:szCs w:val="18"/>
        </w:rPr>
        <w:t>interface ethernet 2</w:t>
      </w:r>
    </w:p>
    <w:p w14:paraId="00EE6C5A" w14:textId="77777777" w:rsidR="00247FEF" w:rsidRDefault="00247FEF" w:rsidP="00247FEF">
      <w:pPr>
        <w:pStyle w:val="aa"/>
        <w:rPr>
          <w:sz w:val="18"/>
          <w:szCs w:val="18"/>
        </w:rPr>
      </w:pPr>
      <w:r>
        <w:rPr>
          <w:sz w:val="18"/>
          <w:szCs w:val="18"/>
        </w:rPr>
        <w:t xml:space="preserve">  enable</w:t>
      </w:r>
    </w:p>
    <w:p w14:paraId="55BF576A" w14:textId="77777777" w:rsidR="00247FEF" w:rsidRDefault="00247FEF" w:rsidP="00247FEF">
      <w:pPr>
        <w:pStyle w:val="aa"/>
        <w:rPr>
          <w:sz w:val="18"/>
          <w:szCs w:val="18"/>
        </w:rPr>
      </w:pPr>
      <w:r>
        <w:rPr>
          <w:sz w:val="18"/>
          <w:szCs w:val="18"/>
        </w:rPr>
        <w:t xml:space="preserve">  </w:t>
      </w:r>
      <w:proofErr w:type="spellStart"/>
      <w:r>
        <w:rPr>
          <w:sz w:val="18"/>
          <w:szCs w:val="18"/>
        </w:rPr>
        <w:t>ip</w:t>
      </w:r>
      <w:proofErr w:type="spellEnd"/>
      <w:r>
        <w:rPr>
          <w:sz w:val="18"/>
          <w:szCs w:val="18"/>
        </w:rPr>
        <w:t xml:space="preserve"> address </w:t>
      </w:r>
      <w:proofErr w:type="spellStart"/>
      <w:r>
        <w:rPr>
          <w:sz w:val="18"/>
          <w:szCs w:val="18"/>
        </w:rPr>
        <w:t>dhcp</w:t>
      </w:r>
      <w:proofErr w:type="spellEnd"/>
    </w:p>
    <w:p w14:paraId="2889697B" w14:textId="77777777" w:rsidR="00247FEF" w:rsidRDefault="00247FEF" w:rsidP="00247FEF">
      <w:pPr>
        <w:pStyle w:val="aa"/>
        <w:rPr>
          <w:sz w:val="18"/>
          <w:szCs w:val="18"/>
        </w:rPr>
      </w:pPr>
      <w:r>
        <w:rPr>
          <w:sz w:val="18"/>
          <w:szCs w:val="18"/>
        </w:rPr>
        <w:lastRenderedPageBreak/>
        <w:t>!</w:t>
      </w:r>
    </w:p>
    <w:p w14:paraId="3AA06F2C" w14:textId="77777777" w:rsidR="00247FEF" w:rsidRDefault="00247FEF" w:rsidP="00247FEF">
      <w:pPr>
        <w:pStyle w:val="aa"/>
        <w:rPr>
          <w:sz w:val="18"/>
          <w:szCs w:val="18"/>
        </w:rPr>
      </w:pPr>
      <w:r>
        <w:rPr>
          <w:sz w:val="18"/>
          <w:szCs w:val="18"/>
        </w:rPr>
        <w:t>!</w:t>
      </w:r>
    </w:p>
    <w:p w14:paraId="37D5BC82" w14:textId="77777777" w:rsidR="00247FEF" w:rsidRDefault="00247FEF" w:rsidP="00247FEF">
      <w:pPr>
        <w:pStyle w:val="aa"/>
        <w:rPr>
          <w:sz w:val="18"/>
          <w:szCs w:val="18"/>
        </w:rPr>
      </w:pPr>
      <w:proofErr w:type="spellStart"/>
      <w:r>
        <w:rPr>
          <w:sz w:val="18"/>
          <w:szCs w:val="18"/>
        </w:rPr>
        <w:t>ip</w:t>
      </w:r>
      <w:proofErr w:type="spellEnd"/>
      <w:r>
        <w:rPr>
          <w:sz w:val="18"/>
          <w:szCs w:val="18"/>
        </w:rPr>
        <w:t xml:space="preserve"> route 0.0.0.0 /0 10.2.20.1</w:t>
      </w:r>
    </w:p>
    <w:p w14:paraId="1DAD92AF" w14:textId="77777777" w:rsidR="00247FEF" w:rsidRDefault="00247FEF" w:rsidP="00247FEF">
      <w:pPr>
        <w:pStyle w:val="aa"/>
        <w:rPr>
          <w:sz w:val="18"/>
          <w:szCs w:val="18"/>
        </w:rPr>
      </w:pPr>
      <w:r>
        <w:rPr>
          <w:sz w:val="18"/>
          <w:szCs w:val="18"/>
        </w:rPr>
        <w:t>!</w:t>
      </w:r>
    </w:p>
    <w:p w14:paraId="26E0F3AE"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server s1 10.2.30.9</w:t>
      </w:r>
    </w:p>
    <w:p w14:paraId="1EF12537" w14:textId="77777777" w:rsidR="00247FEF" w:rsidRDefault="00247FEF" w:rsidP="00247FEF">
      <w:pPr>
        <w:pStyle w:val="aa"/>
        <w:rPr>
          <w:sz w:val="18"/>
          <w:szCs w:val="18"/>
        </w:rPr>
      </w:pPr>
      <w:r>
        <w:rPr>
          <w:sz w:val="18"/>
          <w:szCs w:val="18"/>
        </w:rPr>
        <w:t xml:space="preserve">  port 80 </w:t>
      </w:r>
      <w:proofErr w:type="spellStart"/>
      <w:r>
        <w:rPr>
          <w:sz w:val="18"/>
          <w:szCs w:val="18"/>
        </w:rPr>
        <w:t>tcp</w:t>
      </w:r>
      <w:proofErr w:type="spellEnd"/>
    </w:p>
    <w:p w14:paraId="242D8201" w14:textId="77777777" w:rsidR="00247FEF" w:rsidRDefault="00247FEF" w:rsidP="00247FEF">
      <w:pPr>
        <w:pStyle w:val="aa"/>
        <w:rPr>
          <w:sz w:val="18"/>
          <w:szCs w:val="18"/>
        </w:rPr>
      </w:pPr>
      <w:r>
        <w:rPr>
          <w:sz w:val="18"/>
          <w:szCs w:val="18"/>
        </w:rPr>
        <w:t>!</w:t>
      </w:r>
    </w:p>
    <w:p w14:paraId="00E11DBC" w14:textId="77777777" w:rsidR="00247FEF" w:rsidRDefault="00247FEF" w:rsidP="00247FEF">
      <w:pPr>
        <w:pStyle w:val="aa"/>
        <w:rPr>
          <w:sz w:val="18"/>
          <w:szCs w:val="18"/>
        </w:rPr>
      </w:pPr>
      <w:proofErr w:type="spellStart"/>
      <w:r>
        <w:rPr>
          <w:sz w:val="18"/>
          <w:szCs w:val="18"/>
        </w:rPr>
        <w:t>slb</w:t>
      </w:r>
      <w:proofErr w:type="spellEnd"/>
      <w:r>
        <w:rPr>
          <w:sz w:val="18"/>
          <w:szCs w:val="18"/>
        </w:rPr>
        <w:t xml:space="preserve"> service-group sg </w:t>
      </w:r>
      <w:proofErr w:type="spellStart"/>
      <w:r>
        <w:rPr>
          <w:sz w:val="18"/>
          <w:szCs w:val="18"/>
        </w:rPr>
        <w:t>tcp</w:t>
      </w:r>
      <w:proofErr w:type="spellEnd"/>
    </w:p>
    <w:p w14:paraId="573E5FB5" w14:textId="77777777" w:rsidR="00247FEF" w:rsidRDefault="00247FEF" w:rsidP="00247FEF">
      <w:pPr>
        <w:pStyle w:val="aa"/>
        <w:rPr>
          <w:sz w:val="18"/>
          <w:szCs w:val="18"/>
        </w:rPr>
      </w:pPr>
      <w:r>
        <w:rPr>
          <w:sz w:val="18"/>
          <w:szCs w:val="18"/>
        </w:rPr>
        <w:t xml:space="preserve">  member s1 80</w:t>
      </w:r>
    </w:p>
    <w:p w14:paraId="0EEA7541" w14:textId="77777777" w:rsidR="00247FEF" w:rsidRDefault="00247FEF" w:rsidP="00247FEF">
      <w:pPr>
        <w:pStyle w:val="aa"/>
        <w:rPr>
          <w:sz w:val="18"/>
          <w:szCs w:val="18"/>
          <w:lang w:val="fr-FR"/>
        </w:rPr>
      </w:pPr>
      <w:r>
        <w:rPr>
          <w:sz w:val="18"/>
          <w:szCs w:val="18"/>
          <w:lang w:val="fr-FR"/>
        </w:rPr>
        <w:t>!</w:t>
      </w:r>
    </w:p>
    <w:p w14:paraId="53A0FD07" w14:textId="77777777" w:rsidR="00247FEF" w:rsidRDefault="00247FEF" w:rsidP="00247FEF">
      <w:pPr>
        <w:pStyle w:val="aa"/>
        <w:rPr>
          <w:sz w:val="18"/>
          <w:szCs w:val="18"/>
          <w:lang w:val="fr-FR"/>
        </w:rPr>
      </w:pPr>
      <w:proofErr w:type="spellStart"/>
      <w:r>
        <w:rPr>
          <w:sz w:val="18"/>
          <w:szCs w:val="18"/>
          <w:lang w:val="fr-FR"/>
        </w:rPr>
        <w:t>slb</w:t>
      </w:r>
      <w:proofErr w:type="spellEnd"/>
      <w:r>
        <w:rPr>
          <w:sz w:val="18"/>
          <w:szCs w:val="18"/>
          <w:lang w:val="fr-FR"/>
        </w:rPr>
        <w:t xml:space="preserve"> </w:t>
      </w:r>
      <w:proofErr w:type="spellStart"/>
      <w:r>
        <w:rPr>
          <w:sz w:val="18"/>
          <w:szCs w:val="18"/>
          <w:lang w:val="fr-FR"/>
        </w:rPr>
        <w:t>virtual</w:t>
      </w:r>
      <w:proofErr w:type="spellEnd"/>
      <w:r>
        <w:rPr>
          <w:sz w:val="18"/>
          <w:szCs w:val="18"/>
          <w:lang w:val="fr-FR"/>
        </w:rPr>
        <w:t>-server vs1 10.2.20.10</w:t>
      </w:r>
    </w:p>
    <w:p w14:paraId="6217DB25" w14:textId="77777777" w:rsidR="00247FEF" w:rsidRDefault="00247FEF" w:rsidP="00247FEF">
      <w:pPr>
        <w:pStyle w:val="aa"/>
        <w:rPr>
          <w:sz w:val="18"/>
          <w:szCs w:val="18"/>
          <w:lang w:val="fr-FR"/>
        </w:rPr>
      </w:pPr>
      <w:r>
        <w:rPr>
          <w:sz w:val="18"/>
          <w:szCs w:val="18"/>
          <w:lang w:val="fr-FR"/>
        </w:rPr>
        <w:t xml:space="preserve">  port 80 </w:t>
      </w:r>
      <w:proofErr w:type="spellStart"/>
      <w:r>
        <w:rPr>
          <w:sz w:val="18"/>
          <w:szCs w:val="18"/>
          <w:lang w:val="fr-FR"/>
        </w:rPr>
        <w:t>tcp</w:t>
      </w:r>
      <w:proofErr w:type="spellEnd"/>
    </w:p>
    <w:p w14:paraId="483EFFF8" w14:textId="77777777" w:rsidR="00247FEF" w:rsidRDefault="00247FEF" w:rsidP="00247FEF">
      <w:pPr>
        <w:pStyle w:val="aa"/>
        <w:rPr>
          <w:sz w:val="18"/>
          <w:szCs w:val="18"/>
          <w:lang w:val="fr-FR"/>
        </w:rPr>
      </w:pPr>
      <w:r>
        <w:rPr>
          <w:sz w:val="18"/>
          <w:szCs w:val="18"/>
          <w:lang w:val="fr-FR"/>
        </w:rPr>
        <w:t xml:space="preserve">    source-</w:t>
      </w:r>
      <w:proofErr w:type="spellStart"/>
      <w:r>
        <w:rPr>
          <w:sz w:val="18"/>
          <w:szCs w:val="18"/>
          <w:lang w:val="fr-FR"/>
        </w:rPr>
        <w:t>nat</w:t>
      </w:r>
      <w:proofErr w:type="spellEnd"/>
      <w:r>
        <w:rPr>
          <w:sz w:val="18"/>
          <w:szCs w:val="18"/>
          <w:lang w:val="fr-FR"/>
        </w:rPr>
        <w:t xml:space="preserve"> auto</w:t>
      </w:r>
    </w:p>
    <w:p w14:paraId="33EEABA8" w14:textId="77777777" w:rsidR="00247FEF" w:rsidRDefault="00247FEF" w:rsidP="00247FEF">
      <w:pPr>
        <w:pStyle w:val="aa"/>
        <w:rPr>
          <w:sz w:val="18"/>
          <w:szCs w:val="18"/>
        </w:rPr>
      </w:pPr>
      <w:r>
        <w:rPr>
          <w:sz w:val="18"/>
          <w:szCs w:val="18"/>
          <w:lang w:val="fr-FR"/>
        </w:rPr>
        <w:t xml:space="preserve">    </w:t>
      </w:r>
      <w:r>
        <w:rPr>
          <w:sz w:val="18"/>
          <w:szCs w:val="18"/>
        </w:rPr>
        <w:t>service-group sg</w:t>
      </w:r>
    </w:p>
    <w:p w14:paraId="663C0859" w14:textId="77777777" w:rsidR="00247FEF" w:rsidRDefault="00247FEF" w:rsidP="00247FEF">
      <w:pPr>
        <w:pStyle w:val="aa"/>
        <w:rPr>
          <w:sz w:val="18"/>
          <w:szCs w:val="18"/>
        </w:rPr>
      </w:pPr>
      <w:r>
        <w:rPr>
          <w:sz w:val="18"/>
          <w:szCs w:val="18"/>
        </w:rPr>
        <w:t>!</w:t>
      </w:r>
    </w:p>
    <w:p w14:paraId="281920A4" w14:textId="77777777" w:rsidR="00247FEF" w:rsidRDefault="00247FEF" w:rsidP="00247FEF">
      <w:pPr>
        <w:pStyle w:val="aa"/>
        <w:rPr>
          <w:sz w:val="18"/>
          <w:szCs w:val="18"/>
        </w:rPr>
      </w:pPr>
      <w:r>
        <w:rPr>
          <w:sz w:val="18"/>
          <w:szCs w:val="18"/>
        </w:rPr>
        <w:t>!</w:t>
      </w:r>
    </w:p>
    <w:p w14:paraId="6705F30A" w14:textId="77777777" w:rsidR="00247FEF" w:rsidRDefault="00247FEF" w:rsidP="00247FEF">
      <w:pPr>
        <w:pStyle w:val="aa"/>
        <w:rPr>
          <w:sz w:val="18"/>
          <w:szCs w:val="18"/>
        </w:rPr>
      </w:pPr>
      <w:proofErr w:type="spellStart"/>
      <w:r>
        <w:rPr>
          <w:sz w:val="18"/>
          <w:szCs w:val="18"/>
        </w:rPr>
        <w:t>gslb</w:t>
      </w:r>
      <w:proofErr w:type="spellEnd"/>
      <w:r>
        <w:rPr>
          <w:sz w:val="18"/>
          <w:szCs w:val="18"/>
        </w:rPr>
        <w:t xml:space="preserve"> protocol enable device</w:t>
      </w:r>
    </w:p>
    <w:p w14:paraId="6A49C110" w14:textId="77777777" w:rsidR="00247FEF" w:rsidRDefault="00247FEF" w:rsidP="00247FEF">
      <w:pPr>
        <w:pStyle w:val="aa"/>
        <w:rPr>
          <w:sz w:val="18"/>
          <w:szCs w:val="18"/>
        </w:rPr>
      </w:pPr>
    </w:p>
    <w:p w14:paraId="417AC7BF" w14:textId="77777777" w:rsidR="00C32B72" w:rsidRDefault="00C32B72" w:rsidP="00C7199A"/>
    <w:p w14:paraId="2CFC6A34" w14:textId="0F6CCD47" w:rsidR="00C32B72" w:rsidRDefault="00C32B72" w:rsidP="00A72859">
      <w:pPr>
        <w:pStyle w:val="3"/>
        <w:rPr>
          <w:sz w:val="28"/>
          <w:szCs w:val="28"/>
        </w:rPr>
      </w:pPr>
      <w:bookmarkStart w:id="27" w:name="_Toc112852332"/>
      <w:r>
        <w:rPr>
          <w:rFonts w:hint="eastAsia"/>
          <w:sz w:val="28"/>
          <w:szCs w:val="28"/>
        </w:rPr>
        <w:t>N</w:t>
      </w:r>
      <w:r>
        <w:rPr>
          <w:sz w:val="28"/>
          <w:szCs w:val="28"/>
        </w:rPr>
        <w:t>ote</w:t>
      </w:r>
      <w:bookmarkEnd w:id="27"/>
    </w:p>
    <w:p w14:paraId="5E829A92" w14:textId="4A441E27" w:rsidR="005D208E" w:rsidRPr="005D208E" w:rsidRDefault="005D208E">
      <w:pPr>
        <w:pStyle w:val="aa"/>
        <w:numPr>
          <w:ilvl w:val="0"/>
          <w:numId w:val="4"/>
        </w:numPr>
        <w:spacing w:line="256" w:lineRule="auto"/>
        <w:rPr>
          <w:sz w:val="22"/>
        </w:rPr>
      </w:pPr>
      <w:r>
        <w:t>The end user needs to take care of</w:t>
      </w:r>
      <w:r>
        <w:t xml:space="preserve"> the license of the </w:t>
      </w:r>
      <w:proofErr w:type="spellStart"/>
      <w:r>
        <w:t>vThunder</w:t>
      </w:r>
      <w:proofErr w:type="spellEnd"/>
      <w:r>
        <w:t xml:space="preserve"> instances.</w:t>
      </w:r>
    </w:p>
    <w:p w14:paraId="3A948EDF" w14:textId="555FFD3B" w:rsidR="00C32B72" w:rsidRPr="00C32B72" w:rsidRDefault="00C32B72">
      <w:pPr>
        <w:pStyle w:val="aa"/>
        <w:numPr>
          <w:ilvl w:val="0"/>
          <w:numId w:val="4"/>
        </w:numPr>
        <w:spacing w:line="256" w:lineRule="auto"/>
        <w:rPr>
          <w:sz w:val="22"/>
        </w:rPr>
      </w:pPr>
      <w:r>
        <w:t xml:space="preserve">The end user needs to take care of the controller </w:t>
      </w:r>
      <w:r>
        <w:t>IP</w:t>
      </w:r>
      <w:r>
        <w:t xml:space="preserve"> addresses known to their </w:t>
      </w:r>
      <w:proofErr w:type="spellStart"/>
      <w:r>
        <w:t>ldns</w:t>
      </w:r>
      <w:proofErr w:type="spellEnd"/>
      <w:r>
        <w:t xml:space="preserve"> server. </w:t>
      </w:r>
    </w:p>
    <w:p w14:paraId="7039C1AC" w14:textId="42F4AA29" w:rsidR="00C32B72" w:rsidRDefault="00C32B72">
      <w:pPr>
        <w:pStyle w:val="aa"/>
        <w:numPr>
          <w:ilvl w:val="0"/>
          <w:numId w:val="4"/>
        </w:numPr>
        <w:spacing w:line="256" w:lineRule="auto"/>
      </w:pPr>
      <w:r>
        <w:t>The end user needs to take care of the real server configurations (</w:t>
      </w:r>
      <w:proofErr w:type="spellStart"/>
      <w:r>
        <w:t>apache</w:t>
      </w:r>
      <w:proofErr w:type="spellEnd"/>
      <w:r>
        <w:t xml:space="preserve"> etc.) </w:t>
      </w:r>
    </w:p>
    <w:p w14:paraId="72C7DA51" w14:textId="330FF664" w:rsidR="00C32B72" w:rsidRDefault="00C32B72">
      <w:pPr>
        <w:pStyle w:val="aa"/>
        <w:numPr>
          <w:ilvl w:val="0"/>
          <w:numId w:val="4"/>
        </w:numPr>
        <w:spacing w:line="256" w:lineRule="auto"/>
      </w:pPr>
      <w:r>
        <w:t xml:space="preserve">The PS Script by default sets “no system geo-location load </w:t>
      </w:r>
      <w:proofErr w:type="spellStart"/>
      <w:r>
        <w:t>iana</w:t>
      </w:r>
      <w:proofErr w:type="spellEnd"/>
      <w:r>
        <w:t>” and “system geo-location load GeoLite2-City”</w:t>
      </w:r>
    </w:p>
    <w:p w14:paraId="200C98FE" w14:textId="77777777" w:rsidR="00C32B72" w:rsidRPr="00C32B72" w:rsidRDefault="00C32B72" w:rsidP="00C32B72">
      <w:pPr>
        <w:rPr>
          <w:rFonts w:hint="eastAsia"/>
          <w:lang w:val="en-US" w:eastAsia="zh-CN"/>
        </w:rPr>
      </w:pPr>
    </w:p>
    <w:p w14:paraId="02ADCAFF" w14:textId="71E9AF71" w:rsidR="007358B5" w:rsidRDefault="007358B5" w:rsidP="00A72859">
      <w:pPr>
        <w:pStyle w:val="3"/>
        <w:rPr>
          <w:sz w:val="28"/>
          <w:szCs w:val="28"/>
        </w:rPr>
      </w:pPr>
      <w:bookmarkStart w:id="28" w:name="_Toc112852333"/>
      <w:r w:rsidRPr="00A72859">
        <w:rPr>
          <w:sz w:val="28"/>
          <w:szCs w:val="28"/>
        </w:rPr>
        <w:t>Verify</w:t>
      </w:r>
      <w:bookmarkEnd w:id="28"/>
    </w:p>
    <w:p w14:paraId="5E9FC3D7" w14:textId="4ABFFFA2" w:rsidR="006E719D" w:rsidRDefault="0045190E" w:rsidP="006E719D">
      <w:bookmarkStart w:id="29" w:name="_Create_Variables"/>
      <w:bookmarkStart w:id="30" w:name="_Add_Webhook_On"/>
      <w:bookmarkEnd w:id="29"/>
      <w:bookmarkEnd w:id="30"/>
      <w:r>
        <w:rPr>
          <w:rFonts w:hint="eastAsia"/>
        </w:rPr>
        <w:t>C</w:t>
      </w:r>
      <w:r>
        <w:t>heck the GSLB controller and site devices configuration on both regions, make sure they are added correctly.</w:t>
      </w:r>
    </w:p>
    <w:p w14:paraId="4B750166" w14:textId="77777777" w:rsidR="00897B00" w:rsidRDefault="00897B00" w:rsidP="006E719D"/>
    <w:p w14:paraId="4856E7E5" w14:textId="0BC1B55B" w:rsidR="009E1EF8" w:rsidRDefault="00CB646B" w:rsidP="00543C29">
      <w:pPr>
        <w:pStyle w:val="2"/>
        <w:rPr>
          <w:sz w:val="30"/>
          <w:szCs w:val="30"/>
        </w:rPr>
      </w:pPr>
      <w:bookmarkStart w:id="31" w:name="_Create_a_Webhook"/>
      <w:bookmarkStart w:id="32" w:name="_Chapter_4_–"/>
      <w:bookmarkStart w:id="33" w:name="_Toc103611285"/>
      <w:bookmarkStart w:id="34" w:name="_Toc112852334"/>
      <w:bookmarkEnd w:id="31"/>
      <w:bookmarkEnd w:id="32"/>
      <w:r>
        <w:rPr>
          <w:sz w:val="30"/>
          <w:szCs w:val="30"/>
        </w:rPr>
        <w:t xml:space="preserve">Chapter </w:t>
      </w:r>
      <w:r w:rsidR="002608F3">
        <w:rPr>
          <w:sz w:val="30"/>
          <w:szCs w:val="30"/>
        </w:rPr>
        <w:t>3</w:t>
      </w:r>
      <w:r w:rsidR="009E1EF8" w:rsidRPr="00543C29">
        <w:rPr>
          <w:sz w:val="30"/>
          <w:szCs w:val="30"/>
        </w:rPr>
        <w:t xml:space="preserve"> </w:t>
      </w:r>
      <w:r w:rsidR="006058CA">
        <w:rPr>
          <w:sz w:val="30"/>
          <w:szCs w:val="30"/>
        </w:rPr>
        <w:t>-</w:t>
      </w:r>
      <w:r w:rsidR="009E1EF8" w:rsidRPr="00543C29">
        <w:rPr>
          <w:sz w:val="30"/>
          <w:szCs w:val="30"/>
        </w:rPr>
        <w:t xml:space="preserve"> </w:t>
      </w:r>
      <w:r w:rsidR="00421BE1">
        <w:rPr>
          <w:sz w:val="30"/>
          <w:szCs w:val="30"/>
        </w:rPr>
        <w:t>Let us Verify</w:t>
      </w:r>
      <w:r w:rsidR="00E5136B">
        <w:rPr>
          <w:sz w:val="30"/>
          <w:szCs w:val="30"/>
        </w:rPr>
        <w:t>.</w:t>
      </w:r>
      <w:bookmarkEnd w:id="34"/>
    </w:p>
    <w:p w14:paraId="6705C605" w14:textId="0219110E" w:rsidR="00A52EA4" w:rsidRDefault="00054345" w:rsidP="00A52EA4">
      <w:pPr>
        <w:pStyle w:val="3"/>
      </w:pPr>
      <w:bookmarkStart w:id="35" w:name="_Toc112852335"/>
      <w:r>
        <w:t>GSLB G</w:t>
      </w:r>
      <w:r>
        <w:t>roup</w:t>
      </w:r>
      <w:bookmarkEnd w:id="35"/>
    </w:p>
    <w:p w14:paraId="43A2DB3F" w14:textId="6C5986E8" w:rsidR="00054345" w:rsidRDefault="00054345">
      <w:pPr>
        <w:pStyle w:val="aa"/>
        <w:numPr>
          <w:ilvl w:val="0"/>
          <w:numId w:val="7"/>
        </w:numPr>
      </w:pPr>
      <w:r w:rsidRPr="00054345">
        <w:rPr>
          <w:rFonts w:hint="eastAsia"/>
        </w:rPr>
        <w:t>M</w:t>
      </w:r>
      <w:r w:rsidRPr="00054345">
        <w:t>aster</w:t>
      </w:r>
    </w:p>
    <w:p w14:paraId="14CE6263" w14:textId="77777777" w:rsidR="00054345" w:rsidRPr="00054345" w:rsidRDefault="00054345" w:rsidP="00054345">
      <w:pPr>
        <w:pStyle w:val="aa"/>
        <w:ind w:left="360"/>
        <w:rPr>
          <w:i/>
          <w:iCs/>
          <w:sz w:val="24"/>
          <w:szCs w:val="24"/>
        </w:rPr>
      </w:pPr>
      <w:proofErr w:type="spellStart"/>
      <w:r w:rsidRPr="00054345">
        <w:rPr>
          <w:i/>
          <w:iCs/>
          <w:sz w:val="24"/>
          <w:szCs w:val="24"/>
        </w:rPr>
        <w:t>vThunder-gslb:Master</w:t>
      </w:r>
      <w:proofErr w:type="spellEnd"/>
      <w:r w:rsidRPr="00054345">
        <w:rPr>
          <w:i/>
          <w:iCs/>
          <w:sz w:val="24"/>
          <w:szCs w:val="24"/>
        </w:rPr>
        <w:t xml:space="preserve">(NOLICENSE)#show </w:t>
      </w:r>
      <w:proofErr w:type="spellStart"/>
      <w:r w:rsidRPr="00054345">
        <w:rPr>
          <w:i/>
          <w:iCs/>
          <w:sz w:val="24"/>
          <w:szCs w:val="24"/>
        </w:rPr>
        <w:t>gslb</w:t>
      </w:r>
      <w:proofErr w:type="spellEnd"/>
      <w:r w:rsidRPr="00054345">
        <w:rPr>
          <w:i/>
          <w:iCs/>
          <w:sz w:val="24"/>
          <w:szCs w:val="24"/>
        </w:rPr>
        <w:t xml:space="preserve"> group</w:t>
      </w:r>
    </w:p>
    <w:p w14:paraId="4CA12DC8"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Pri</w:t>
      </w:r>
      <w:proofErr w:type="spellEnd"/>
      <w:r w:rsidRPr="00054345">
        <w:rPr>
          <w:i/>
          <w:iCs/>
          <w:sz w:val="24"/>
          <w:szCs w:val="24"/>
        </w:rPr>
        <w:t xml:space="preserve"> = Priority, </w:t>
      </w:r>
      <w:proofErr w:type="spellStart"/>
      <w:r w:rsidRPr="00054345">
        <w:rPr>
          <w:i/>
          <w:iCs/>
          <w:sz w:val="24"/>
          <w:szCs w:val="24"/>
        </w:rPr>
        <w:t>Attrs</w:t>
      </w:r>
      <w:proofErr w:type="spellEnd"/>
      <w:r w:rsidRPr="00054345">
        <w:rPr>
          <w:i/>
          <w:iCs/>
          <w:sz w:val="24"/>
          <w:szCs w:val="24"/>
        </w:rPr>
        <w:t xml:space="preserve"> = Attributes</w:t>
      </w:r>
    </w:p>
    <w:p w14:paraId="5E6625E0" w14:textId="77777777" w:rsidR="00054345" w:rsidRPr="00054345" w:rsidRDefault="00054345" w:rsidP="00054345">
      <w:pPr>
        <w:pStyle w:val="aa"/>
        <w:ind w:left="360"/>
        <w:rPr>
          <w:i/>
          <w:iCs/>
          <w:sz w:val="24"/>
          <w:szCs w:val="24"/>
        </w:rPr>
      </w:pPr>
      <w:r w:rsidRPr="00054345">
        <w:rPr>
          <w:i/>
          <w:iCs/>
          <w:sz w:val="24"/>
          <w:szCs w:val="24"/>
        </w:rPr>
        <w:t xml:space="preserve">                     S-</w:t>
      </w:r>
      <w:proofErr w:type="spellStart"/>
      <w:r w:rsidRPr="00054345">
        <w:rPr>
          <w:i/>
          <w:iCs/>
          <w:sz w:val="24"/>
          <w:szCs w:val="24"/>
        </w:rPr>
        <w:t>Cfg</w:t>
      </w:r>
      <w:proofErr w:type="spellEnd"/>
      <w:r w:rsidRPr="00054345">
        <w:rPr>
          <w:i/>
          <w:iCs/>
          <w:sz w:val="24"/>
          <w:szCs w:val="24"/>
        </w:rPr>
        <w:t xml:space="preserve"> = Secure Config</w:t>
      </w:r>
    </w:p>
    <w:p w14:paraId="0FC7E283" w14:textId="77777777" w:rsidR="00054345" w:rsidRPr="00054345" w:rsidRDefault="00054345" w:rsidP="00054345">
      <w:pPr>
        <w:pStyle w:val="aa"/>
        <w:ind w:left="360"/>
        <w:rPr>
          <w:i/>
          <w:iCs/>
          <w:sz w:val="24"/>
          <w:szCs w:val="24"/>
        </w:rPr>
      </w:pPr>
      <w:r w:rsidRPr="00054345">
        <w:rPr>
          <w:i/>
          <w:iCs/>
          <w:sz w:val="24"/>
          <w:szCs w:val="24"/>
        </w:rPr>
        <w:t xml:space="preserve">                     S-State = Secure Status</w:t>
      </w:r>
    </w:p>
    <w:p w14:paraId="024970CB" w14:textId="77777777" w:rsidR="00054345" w:rsidRPr="00054345" w:rsidRDefault="00054345" w:rsidP="00054345">
      <w:pPr>
        <w:pStyle w:val="aa"/>
        <w:ind w:left="360"/>
        <w:rPr>
          <w:i/>
          <w:iCs/>
          <w:sz w:val="24"/>
          <w:szCs w:val="24"/>
        </w:rPr>
      </w:pPr>
      <w:r w:rsidRPr="00054345">
        <w:rPr>
          <w:i/>
          <w:iCs/>
          <w:sz w:val="24"/>
          <w:szCs w:val="24"/>
        </w:rPr>
        <w:t xml:space="preserve">                         D = Disabled, L = Learn</w:t>
      </w:r>
    </w:p>
    <w:p w14:paraId="5678CDDF" w14:textId="77777777" w:rsidR="00054345" w:rsidRPr="00054345" w:rsidRDefault="00054345" w:rsidP="00054345">
      <w:pPr>
        <w:pStyle w:val="aa"/>
        <w:ind w:left="360"/>
        <w:rPr>
          <w:i/>
          <w:iCs/>
          <w:sz w:val="24"/>
          <w:szCs w:val="24"/>
        </w:rPr>
      </w:pPr>
      <w:r w:rsidRPr="00054345">
        <w:rPr>
          <w:i/>
          <w:iCs/>
          <w:sz w:val="24"/>
          <w:szCs w:val="24"/>
        </w:rPr>
        <w:lastRenderedPageBreak/>
        <w:t xml:space="preserve">                         P = Passive, * = Master</w:t>
      </w:r>
    </w:p>
    <w:p w14:paraId="737ED1B5" w14:textId="77777777" w:rsidR="00054345" w:rsidRPr="00054345" w:rsidRDefault="00054345" w:rsidP="00054345">
      <w:pPr>
        <w:pStyle w:val="aa"/>
        <w:ind w:left="360"/>
        <w:rPr>
          <w:i/>
          <w:iCs/>
          <w:sz w:val="24"/>
          <w:szCs w:val="24"/>
        </w:rPr>
      </w:pPr>
      <w:r w:rsidRPr="00054345">
        <w:rPr>
          <w:i/>
          <w:iCs/>
          <w:sz w:val="24"/>
          <w:szCs w:val="24"/>
        </w:rPr>
        <w:t xml:space="preserve">                         E = Enabled, EF = Enable-Fallback</w:t>
      </w:r>
    </w:p>
    <w:p w14:paraId="633FFA99"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Unsec</w:t>
      </w:r>
      <w:proofErr w:type="spellEnd"/>
      <w:r w:rsidRPr="00054345">
        <w:rPr>
          <w:i/>
          <w:iCs/>
          <w:sz w:val="24"/>
          <w:szCs w:val="24"/>
        </w:rPr>
        <w:t xml:space="preserve"> = Unsecure, </w:t>
      </w:r>
      <w:proofErr w:type="spellStart"/>
      <w:r w:rsidRPr="00054345">
        <w:rPr>
          <w:i/>
          <w:iCs/>
          <w:sz w:val="24"/>
          <w:szCs w:val="24"/>
        </w:rPr>
        <w:t>Unkwn</w:t>
      </w:r>
      <w:proofErr w:type="spellEnd"/>
      <w:r w:rsidRPr="00054345">
        <w:rPr>
          <w:i/>
          <w:iCs/>
          <w:sz w:val="24"/>
          <w:szCs w:val="24"/>
        </w:rPr>
        <w:t xml:space="preserve"> = Unknown</w:t>
      </w:r>
    </w:p>
    <w:p w14:paraId="287DA483"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Estng</w:t>
      </w:r>
      <w:proofErr w:type="spellEnd"/>
      <w:r w:rsidRPr="00054345">
        <w:rPr>
          <w:i/>
          <w:iCs/>
          <w:sz w:val="24"/>
          <w:szCs w:val="24"/>
        </w:rPr>
        <w:t xml:space="preserve"> = Establishing, </w:t>
      </w:r>
      <w:proofErr w:type="spellStart"/>
      <w:r w:rsidRPr="00054345">
        <w:rPr>
          <w:i/>
          <w:iCs/>
          <w:sz w:val="24"/>
          <w:szCs w:val="24"/>
        </w:rPr>
        <w:t>Estd</w:t>
      </w:r>
      <w:proofErr w:type="spellEnd"/>
      <w:r w:rsidRPr="00054345">
        <w:rPr>
          <w:i/>
          <w:iCs/>
          <w:sz w:val="24"/>
          <w:szCs w:val="24"/>
        </w:rPr>
        <w:t xml:space="preserve"> = Established</w:t>
      </w:r>
    </w:p>
    <w:p w14:paraId="771D02C3" w14:textId="77777777" w:rsidR="00054345" w:rsidRPr="00054345" w:rsidRDefault="00054345" w:rsidP="00054345">
      <w:pPr>
        <w:pStyle w:val="aa"/>
        <w:ind w:left="360"/>
        <w:rPr>
          <w:i/>
          <w:iCs/>
          <w:sz w:val="24"/>
          <w:szCs w:val="24"/>
        </w:rPr>
      </w:pPr>
      <w:r w:rsidRPr="00054345">
        <w:rPr>
          <w:i/>
          <w:iCs/>
          <w:sz w:val="24"/>
          <w:szCs w:val="24"/>
        </w:rPr>
        <w:t>Group: default, Master: local</w:t>
      </w:r>
    </w:p>
    <w:p w14:paraId="2EFFF67D" w14:textId="77777777" w:rsidR="00054345" w:rsidRPr="00054345" w:rsidRDefault="00054345" w:rsidP="00054345">
      <w:pPr>
        <w:pStyle w:val="aa"/>
        <w:ind w:left="360"/>
        <w:rPr>
          <w:i/>
          <w:iCs/>
          <w:sz w:val="24"/>
          <w:szCs w:val="24"/>
        </w:rPr>
      </w:pPr>
      <w:r w:rsidRPr="00054345">
        <w:rPr>
          <w:i/>
          <w:iCs/>
          <w:sz w:val="24"/>
          <w:szCs w:val="24"/>
        </w:rPr>
        <w:t xml:space="preserve">Member                          Sys-ID   </w:t>
      </w:r>
      <w:proofErr w:type="spellStart"/>
      <w:r w:rsidRPr="00054345">
        <w:rPr>
          <w:i/>
          <w:iCs/>
          <w:sz w:val="24"/>
          <w:szCs w:val="24"/>
        </w:rPr>
        <w:t>Pri</w:t>
      </w:r>
      <w:proofErr w:type="spellEnd"/>
      <w:r w:rsidRPr="00054345">
        <w:rPr>
          <w:i/>
          <w:iCs/>
          <w:sz w:val="24"/>
          <w:szCs w:val="24"/>
        </w:rPr>
        <w:t xml:space="preserve"> </w:t>
      </w:r>
      <w:proofErr w:type="spellStart"/>
      <w:r w:rsidRPr="00054345">
        <w:rPr>
          <w:i/>
          <w:iCs/>
          <w:sz w:val="24"/>
          <w:szCs w:val="24"/>
        </w:rPr>
        <w:t>Attrs</w:t>
      </w:r>
      <w:proofErr w:type="spellEnd"/>
      <w:r w:rsidRPr="00054345">
        <w:rPr>
          <w:i/>
          <w:iCs/>
          <w:sz w:val="24"/>
          <w:szCs w:val="24"/>
        </w:rPr>
        <w:t xml:space="preserve">  Status      S-</w:t>
      </w:r>
      <w:proofErr w:type="spellStart"/>
      <w:r w:rsidRPr="00054345">
        <w:rPr>
          <w:i/>
          <w:iCs/>
          <w:sz w:val="24"/>
          <w:szCs w:val="24"/>
        </w:rPr>
        <w:t>Cfg</w:t>
      </w:r>
      <w:proofErr w:type="spellEnd"/>
      <w:r w:rsidRPr="00054345">
        <w:rPr>
          <w:i/>
          <w:iCs/>
          <w:sz w:val="24"/>
          <w:szCs w:val="24"/>
        </w:rPr>
        <w:t xml:space="preserve"> S-State Address</w:t>
      </w:r>
    </w:p>
    <w:p w14:paraId="2C9FF8CC" w14:textId="77777777" w:rsidR="00054345" w:rsidRPr="00054345" w:rsidRDefault="00054345" w:rsidP="00054345">
      <w:pPr>
        <w:pStyle w:val="aa"/>
        <w:ind w:left="360"/>
        <w:rPr>
          <w:i/>
          <w:iCs/>
          <w:sz w:val="24"/>
          <w:szCs w:val="24"/>
        </w:rPr>
      </w:pPr>
      <w:r w:rsidRPr="00054345">
        <w:rPr>
          <w:i/>
          <w:iCs/>
          <w:sz w:val="24"/>
          <w:szCs w:val="24"/>
        </w:rPr>
        <w:t>--------------------------------------------------------------------------------</w:t>
      </w:r>
    </w:p>
    <w:p w14:paraId="1018665B" w14:textId="77777777" w:rsidR="00054345" w:rsidRPr="00054345" w:rsidRDefault="00054345" w:rsidP="00054345">
      <w:pPr>
        <w:pStyle w:val="aa"/>
        <w:ind w:left="360"/>
        <w:rPr>
          <w:i/>
          <w:iCs/>
          <w:sz w:val="24"/>
          <w:szCs w:val="24"/>
        </w:rPr>
      </w:pPr>
      <w:r w:rsidRPr="00054345">
        <w:rPr>
          <w:i/>
          <w:iCs/>
          <w:sz w:val="24"/>
          <w:szCs w:val="24"/>
        </w:rPr>
        <w:t>local                           e592163a 255 L*     OK</w:t>
      </w:r>
    </w:p>
    <w:p w14:paraId="131B6609" w14:textId="77777777" w:rsidR="00054345" w:rsidRPr="00054345" w:rsidRDefault="00054345" w:rsidP="00054345">
      <w:pPr>
        <w:pStyle w:val="aa"/>
        <w:ind w:left="360"/>
        <w:rPr>
          <w:i/>
          <w:iCs/>
          <w:sz w:val="24"/>
          <w:szCs w:val="24"/>
        </w:rPr>
      </w:pPr>
      <w:proofErr w:type="spellStart"/>
      <w:r w:rsidRPr="00054345">
        <w:rPr>
          <w:i/>
          <w:iCs/>
          <w:sz w:val="24"/>
          <w:szCs w:val="24"/>
        </w:rPr>
        <w:t>vThunder</w:t>
      </w:r>
      <w:proofErr w:type="spellEnd"/>
      <w:r w:rsidRPr="00054345">
        <w:rPr>
          <w:i/>
          <w:iCs/>
          <w:sz w:val="24"/>
          <w:szCs w:val="24"/>
        </w:rPr>
        <w:t xml:space="preserve">                        58547cbd 100 L      Synced      D     </w:t>
      </w:r>
      <w:proofErr w:type="spellStart"/>
      <w:r w:rsidRPr="00054345">
        <w:rPr>
          <w:i/>
          <w:iCs/>
          <w:sz w:val="24"/>
          <w:szCs w:val="24"/>
        </w:rPr>
        <w:t>Unsec</w:t>
      </w:r>
      <w:proofErr w:type="spellEnd"/>
      <w:r w:rsidRPr="00054345">
        <w:rPr>
          <w:i/>
          <w:iCs/>
          <w:sz w:val="24"/>
          <w:szCs w:val="24"/>
        </w:rPr>
        <w:t xml:space="preserve">   20.109.98.187</w:t>
      </w:r>
    </w:p>
    <w:p w14:paraId="41996EAA" w14:textId="77777777" w:rsidR="00054345" w:rsidRPr="00054345" w:rsidRDefault="00054345" w:rsidP="00054345">
      <w:pPr>
        <w:pStyle w:val="aa"/>
        <w:ind w:left="360"/>
        <w:rPr>
          <w:rFonts w:hint="eastAsia"/>
        </w:rPr>
      </w:pPr>
    </w:p>
    <w:p w14:paraId="07860A14" w14:textId="36373751" w:rsidR="00054345" w:rsidRDefault="00054345">
      <w:pPr>
        <w:pStyle w:val="aa"/>
        <w:numPr>
          <w:ilvl w:val="0"/>
          <w:numId w:val="7"/>
        </w:numPr>
      </w:pPr>
      <w:r>
        <w:rPr>
          <w:rFonts w:hint="eastAsia"/>
        </w:rPr>
        <w:t>M</w:t>
      </w:r>
      <w:r>
        <w:t>ember</w:t>
      </w:r>
    </w:p>
    <w:p w14:paraId="7D9442E5" w14:textId="77777777" w:rsidR="00054345" w:rsidRPr="00054345" w:rsidRDefault="00054345" w:rsidP="00054345">
      <w:pPr>
        <w:pStyle w:val="aa"/>
        <w:ind w:left="360"/>
        <w:rPr>
          <w:i/>
          <w:iCs/>
          <w:sz w:val="24"/>
          <w:szCs w:val="24"/>
        </w:rPr>
      </w:pPr>
      <w:proofErr w:type="spellStart"/>
      <w:r w:rsidRPr="00054345">
        <w:rPr>
          <w:i/>
          <w:iCs/>
          <w:sz w:val="24"/>
          <w:szCs w:val="24"/>
        </w:rPr>
        <w:t>vThunder-gslb:Member</w:t>
      </w:r>
      <w:proofErr w:type="spellEnd"/>
      <w:r w:rsidRPr="00054345">
        <w:rPr>
          <w:i/>
          <w:iCs/>
          <w:sz w:val="24"/>
          <w:szCs w:val="24"/>
        </w:rPr>
        <w:t xml:space="preserve">(NOLICENSE)#show </w:t>
      </w:r>
      <w:proofErr w:type="spellStart"/>
      <w:r w:rsidRPr="00054345">
        <w:rPr>
          <w:i/>
          <w:iCs/>
          <w:sz w:val="24"/>
          <w:szCs w:val="24"/>
        </w:rPr>
        <w:t>gslb</w:t>
      </w:r>
      <w:proofErr w:type="spellEnd"/>
      <w:r w:rsidRPr="00054345">
        <w:rPr>
          <w:i/>
          <w:iCs/>
          <w:sz w:val="24"/>
          <w:szCs w:val="24"/>
        </w:rPr>
        <w:t xml:space="preserve"> group</w:t>
      </w:r>
    </w:p>
    <w:p w14:paraId="3BD7597B"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Pri</w:t>
      </w:r>
      <w:proofErr w:type="spellEnd"/>
      <w:r w:rsidRPr="00054345">
        <w:rPr>
          <w:i/>
          <w:iCs/>
          <w:sz w:val="24"/>
          <w:szCs w:val="24"/>
        </w:rPr>
        <w:t xml:space="preserve"> = Priority, </w:t>
      </w:r>
      <w:proofErr w:type="spellStart"/>
      <w:r w:rsidRPr="00054345">
        <w:rPr>
          <w:i/>
          <w:iCs/>
          <w:sz w:val="24"/>
          <w:szCs w:val="24"/>
        </w:rPr>
        <w:t>Attrs</w:t>
      </w:r>
      <w:proofErr w:type="spellEnd"/>
      <w:r w:rsidRPr="00054345">
        <w:rPr>
          <w:i/>
          <w:iCs/>
          <w:sz w:val="24"/>
          <w:szCs w:val="24"/>
        </w:rPr>
        <w:t xml:space="preserve"> = Attributes</w:t>
      </w:r>
    </w:p>
    <w:p w14:paraId="4F909B20" w14:textId="77777777" w:rsidR="00054345" w:rsidRPr="00054345" w:rsidRDefault="00054345" w:rsidP="00054345">
      <w:pPr>
        <w:pStyle w:val="aa"/>
        <w:ind w:left="360"/>
        <w:rPr>
          <w:i/>
          <w:iCs/>
          <w:sz w:val="24"/>
          <w:szCs w:val="24"/>
        </w:rPr>
      </w:pPr>
      <w:r w:rsidRPr="00054345">
        <w:rPr>
          <w:i/>
          <w:iCs/>
          <w:sz w:val="24"/>
          <w:szCs w:val="24"/>
        </w:rPr>
        <w:t xml:space="preserve">                     S-</w:t>
      </w:r>
      <w:proofErr w:type="spellStart"/>
      <w:r w:rsidRPr="00054345">
        <w:rPr>
          <w:i/>
          <w:iCs/>
          <w:sz w:val="24"/>
          <w:szCs w:val="24"/>
        </w:rPr>
        <w:t>Cfg</w:t>
      </w:r>
      <w:proofErr w:type="spellEnd"/>
      <w:r w:rsidRPr="00054345">
        <w:rPr>
          <w:i/>
          <w:iCs/>
          <w:sz w:val="24"/>
          <w:szCs w:val="24"/>
        </w:rPr>
        <w:t xml:space="preserve"> = Secure Config</w:t>
      </w:r>
    </w:p>
    <w:p w14:paraId="799BF37D" w14:textId="77777777" w:rsidR="00054345" w:rsidRPr="00054345" w:rsidRDefault="00054345" w:rsidP="00054345">
      <w:pPr>
        <w:pStyle w:val="aa"/>
        <w:ind w:left="360"/>
        <w:rPr>
          <w:i/>
          <w:iCs/>
          <w:sz w:val="24"/>
          <w:szCs w:val="24"/>
        </w:rPr>
      </w:pPr>
      <w:r w:rsidRPr="00054345">
        <w:rPr>
          <w:i/>
          <w:iCs/>
          <w:sz w:val="24"/>
          <w:szCs w:val="24"/>
        </w:rPr>
        <w:t xml:space="preserve">                     S-State = Secure Status</w:t>
      </w:r>
    </w:p>
    <w:p w14:paraId="6ED8EC95" w14:textId="77777777" w:rsidR="00054345" w:rsidRPr="00054345" w:rsidRDefault="00054345" w:rsidP="00054345">
      <w:pPr>
        <w:pStyle w:val="aa"/>
        <w:ind w:left="360"/>
        <w:rPr>
          <w:i/>
          <w:iCs/>
          <w:sz w:val="24"/>
          <w:szCs w:val="24"/>
        </w:rPr>
      </w:pPr>
      <w:r w:rsidRPr="00054345">
        <w:rPr>
          <w:i/>
          <w:iCs/>
          <w:sz w:val="24"/>
          <w:szCs w:val="24"/>
        </w:rPr>
        <w:t xml:space="preserve">                         D = Disabled, L = Learn</w:t>
      </w:r>
    </w:p>
    <w:p w14:paraId="12F8F8CF" w14:textId="77777777" w:rsidR="00054345" w:rsidRPr="00054345" w:rsidRDefault="00054345" w:rsidP="00054345">
      <w:pPr>
        <w:pStyle w:val="aa"/>
        <w:ind w:left="360"/>
        <w:rPr>
          <w:i/>
          <w:iCs/>
          <w:sz w:val="24"/>
          <w:szCs w:val="24"/>
        </w:rPr>
      </w:pPr>
      <w:r w:rsidRPr="00054345">
        <w:rPr>
          <w:i/>
          <w:iCs/>
          <w:sz w:val="24"/>
          <w:szCs w:val="24"/>
        </w:rPr>
        <w:t xml:space="preserve">                         P = Passive, * = Master</w:t>
      </w:r>
    </w:p>
    <w:p w14:paraId="746DC73B" w14:textId="77777777" w:rsidR="00054345" w:rsidRPr="00054345" w:rsidRDefault="00054345" w:rsidP="00054345">
      <w:pPr>
        <w:pStyle w:val="aa"/>
        <w:ind w:left="360"/>
        <w:rPr>
          <w:i/>
          <w:iCs/>
          <w:sz w:val="24"/>
          <w:szCs w:val="24"/>
        </w:rPr>
      </w:pPr>
      <w:r w:rsidRPr="00054345">
        <w:rPr>
          <w:i/>
          <w:iCs/>
          <w:sz w:val="24"/>
          <w:szCs w:val="24"/>
        </w:rPr>
        <w:t xml:space="preserve">                         E = Enabled, EF = Enable-Fallback</w:t>
      </w:r>
    </w:p>
    <w:p w14:paraId="32811ED1"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Unsec</w:t>
      </w:r>
      <w:proofErr w:type="spellEnd"/>
      <w:r w:rsidRPr="00054345">
        <w:rPr>
          <w:i/>
          <w:iCs/>
          <w:sz w:val="24"/>
          <w:szCs w:val="24"/>
        </w:rPr>
        <w:t xml:space="preserve"> = Unsecure, </w:t>
      </w:r>
      <w:proofErr w:type="spellStart"/>
      <w:r w:rsidRPr="00054345">
        <w:rPr>
          <w:i/>
          <w:iCs/>
          <w:sz w:val="24"/>
          <w:szCs w:val="24"/>
        </w:rPr>
        <w:t>Unkwn</w:t>
      </w:r>
      <w:proofErr w:type="spellEnd"/>
      <w:r w:rsidRPr="00054345">
        <w:rPr>
          <w:i/>
          <w:iCs/>
          <w:sz w:val="24"/>
          <w:szCs w:val="24"/>
        </w:rPr>
        <w:t xml:space="preserve"> = Unknown</w:t>
      </w:r>
    </w:p>
    <w:p w14:paraId="1E87FF7C" w14:textId="77777777" w:rsidR="00054345" w:rsidRPr="00054345" w:rsidRDefault="00054345" w:rsidP="00054345">
      <w:pPr>
        <w:pStyle w:val="aa"/>
        <w:ind w:left="360"/>
        <w:rPr>
          <w:i/>
          <w:iCs/>
          <w:sz w:val="24"/>
          <w:szCs w:val="24"/>
        </w:rPr>
      </w:pPr>
      <w:r w:rsidRPr="00054345">
        <w:rPr>
          <w:i/>
          <w:iCs/>
          <w:sz w:val="24"/>
          <w:szCs w:val="24"/>
        </w:rPr>
        <w:t xml:space="preserve">                         </w:t>
      </w:r>
      <w:proofErr w:type="spellStart"/>
      <w:r w:rsidRPr="00054345">
        <w:rPr>
          <w:i/>
          <w:iCs/>
          <w:sz w:val="24"/>
          <w:szCs w:val="24"/>
        </w:rPr>
        <w:t>Estng</w:t>
      </w:r>
      <w:proofErr w:type="spellEnd"/>
      <w:r w:rsidRPr="00054345">
        <w:rPr>
          <w:i/>
          <w:iCs/>
          <w:sz w:val="24"/>
          <w:szCs w:val="24"/>
        </w:rPr>
        <w:t xml:space="preserve"> = Establishing, </w:t>
      </w:r>
      <w:proofErr w:type="spellStart"/>
      <w:r w:rsidRPr="00054345">
        <w:rPr>
          <w:i/>
          <w:iCs/>
          <w:sz w:val="24"/>
          <w:szCs w:val="24"/>
        </w:rPr>
        <w:t>Estd</w:t>
      </w:r>
      <w:proofErr w:type="spellEnd"/>
      <w:r w:rsidRPr="00054345">
        <w:rPr>
          <w:i/>
          <w:iCs/>
          <w:sz w:val="24"/>
          <w:szCs w:val="24"/>
        </w:rPr>
        <w:t xml:space="preserve"> = Established</w:t>
      </w:r>
    </w:p>
    <w:p w14:paraId="6260FD6E" w14:textId="77777777" w:rsidR="00054345" w:rsidRPr="00054345" w:rsidRDefault="00054345" w:rsidP="00054345">
      <w:pPr>
        <w:pStyle w:val="aa"/>
        <w:ind w:left="360"/>
        <w:rPr>
          <w:i/>
          <w:iCs/>
          <w:sz w:val="24"/>
          <w:szCs w:val="24"/>
        </w:rPr>
      </w:pPr>
      <w:r w:rsidRPr="00054345">
        <w:rPr>
          <w:i/>
          <w:iCs/>
          <w:sz w:val="24"/>
          <w:szCs w:val="24"/>
        </w:rPr>
        <w:t xml:space="preserve">Group: default, Master: </w:t>
      </w:r>
      <w:proofErr w:type="spellStart"/>
      <w:r w:rsidRPr="00054345">
        <w:rPr>
          <w:i/>
          <w:iCs/>
          <w:sz w:val="24"/>
          <w:szCs w:val="24"/>
        </w:rPr>
        <w:t>vThunder</w:t>
      </w:r>
      <w:proofErr w:type="spellEnd"/>
    </w:p>
    <w:p w14:paraId="3DE74671" w14:textId="77777777" w:rsidR="00054345" w:rsidRPr="00054345" w:rsidRDefault="00054345" w:rsidP="00054345">
      <w:pPr>
        <w:pStyle w:val="aa"/>
        <w:ind w:left="360"/>
        <w:rPr>
          <w:i/>
          <w:iCs/>
          <w:sz w:val="24"/>
          <w:szCs w:val="24"/>
        </w:rPr>
      </w:pPr>
      <w:r w:rsidRPr="00054345">
        <w:rPr>
          <w:i/>
          <w:iCs/>
          <w:sz w:val="24"/>
          <w:szCs w:val="24"/>
        </w:rPr>
        <w:t xml:space="preserve">Member                          Sys-ID   </w:t>
      </w:r>
      <w:proofErr w:type="spellStart"/>
      <w:r w:rsidRPr="00054345">
        <w:rPr>
          <w:i/>
          <w:iCs/>
          <w:sz w:val="24"/>
          <w:szCs w:val="24"/>
        </w:rPr>
        <w:t>Pri</w:t>
      </w:r>
      <w:proofErr w:type="spellEnd"/>
      <w:r w:rsidRPr="00054345">
        <w:rPr>
          <w:i/>
          <w:iCs/>
          <w:sz w:val="24"/>
          <w:szCs w:val="24"/>
        </w:rPr>
        <w:t xml:space="preserve"> </w:t>
      </w:r>
      <w:proofErr w:type="spellStart"/>
      <w:r w:rsidRPr="00054345">
        <w:rPr>
          <w:i/>
          <w:iCs/>
          <w:sz w:val="24"/>
          <w:szCs w:val="24"/>
        </w:rPr>
        <w:t>Attrs</w:t>
      </w:r>
      <w:proofErr w:type="spellEnd"/>
      <w:r w:rsidRPr="00054345">
        <w:rPr>
          <w:i/>
          <w:iCs/>
          <w:sz w:val="24"/>
          <w:szCs w:val="24"/>
        </w:rPr>
        <w:t xml:space="preserve">  Status      S-</w:t>
      </w:r>
      <w:proofErr w:type="spellStart"/>
      <w:r w:rsidRPr="00054345">
        <w:rPr>
          <w:i/>
          <w:iCs/>
          <w:sz w:val="24"/>
          <w:szCs w:val="24"/>
        </w:rPr>
        <w:t>Cfg</w:t>
      </w:r>
      <w:proofErr w:type="spellEnd"/>
      <w:r w:rsidRPr="00054345">
        <w:rPr>
          <w:i/>
          <w:iCs/>
          <w:sz w:val="24"/>
          <w:szCs w:val="24"/>
        </w:rPr>
        <w:t xml:space="preserve"> S-State Address</w:t>
      </w:r>
    </w:p>
    <w:p w14:paraId="6C8642F3" w14:textId="77777777" w:rsidR="00054345" w:rsidRPr="00054345" w:rsidRDefault="00054345" w:rsidP="00054345">
      <w:pPr>
        <w:pStyle w:val="aa"/>
        <w:ind w:left="360"/>
        <w:rPr>
          <w:i/>
          <w:iCs/>
          <w:sz w:val="24"/>
          <w:szCs w:val="24"/>
        </w:rPr>
      </w:pPr>
      <w:r w:rsidRPr="00054345">
        <w:rPr>
          <w:i/>
          <w:iCs/>
          <w:sz w:val="24"/>
          <w:szCs w:val="24"/>
        </w:rPr>
        <w:t>--------------------------------------------------------------------------------</w:t>
      </w:r>
    </w:p>
    <w:p w14:paraId="75C365AD" w14:textId="77777777" w:rsidR="00054345" w:rsidRPr="00054345" w:rsidRDefault="00054345" w:rsidP="00054345">
      <w:pPr>
        <w:pStyle w:val="aa"/>
        <w:ind w:left="360"/>
        <w:rPr>
          <w:i/>
          <w:iCs/>
          <w:sz w:val="24"/>
          <w:szCs w:val="24"/>
        </w:rPr>
      </w:pPr>
      <w:r w:rsidRPr="00054345">
        <w:rPr>
          <w:i/>
          <w:iCs/>
          <w:sz w:val="24"/>
          <w:szCs w:val="24"/>
        </w:rPr>
        <w:t>local                           58547cbd 100 L      OK</w:t>
      </w:r>
    </w:p>
    <w:p w14:paraId="6420925C" w14:textId="77777777" w:rsidR="00054345" w:rsidRPr="00054345" w:rsidRDefault="00054345" w:rsidP="00054345">
      <w:pPr>
        <w:pStyle w:val="aa"/>
        <w:ind w:left="360"/>
        <w:rPr>
          <w:i/>
          <w:iCs/>
          <w:sz w:val="24"/>
          <w:szCs w:val="24"/>
        </w:rPr>
      </w:pPr>
      <w:r w:rsidRPr="00054345">
        <w:rPr>
          <w:i/>
          <w:iCs/>
          <w:sz w:val="24"/>
          <w:szCs w:val="24"/>
        </w:rPr>
        <w:t xml:space="preserve">20.232.17.155                                       Idle        D     </w:t>
      </w:r>
      <w:proofErr w:type="spellStart"/>
      <w:r w:rsidRPr="00054345">
        <w:rPr>
          <w:i/>
          <w:iCs/>
          <w:sz w:val="24"/>
          <w:szCs w:val="24"/>
        </w:rPr>
        <w:t>Unsec</w:t>
      </w:r>
      <w:proofErr w:type="spellEnd"/>
    </w:p>
    <w:p w14:paraId="509BBEA5" w14:textId="77777777" w:rsidR="00054345" w:rsidRPr="00054345" w:rsidRDefault="00054345" w:rsidP="00054345">
      <w:pPr>
        <w:pStyle w:val="aa"/>
        <w:ind w:left="360"/>
        <w:rPr>
          <w:i/>
          <w:iCs/>
          <w:sz w:val="24"/>
          <w:szCs w:val="24"/>
        </w:rPr>
      </w:pPr>
      <w:proofErr w:type="spellStart"/>
      <w:r w:rsidRPr="00054345">
        <w:rPr>
          <w:i/>
          <w:iCs/>
          <w:sz w:val="24"/>
          <w:szCs w:val="24"/>
        </w:rPr>
        <w:t>vThunder</w:t>
      </w:r>
      <w:proofErr w:type="spellEnd"/>
      <w:r w:rsidRPr="00054345">
        <w:rPr>
          <w:i/>
          <w:iCs/>
          <w:sz w:val="24"/>
          <w:szCs w:val="24"/>
        </w:rPr>
        <w:t xml:space="preserve">                        e592163a 255 PL*    Synced      D     </w:t>
      </w:r>
      <w:proofErr w:type="spellStart"/>
      <w:r w:rsidRPr="00054345">
        <w:rPr>
          <w:i/>
          <w:iCs/>
          <w:sz w:val="24"/>
          <w:szCs w:val="24"/>
        </w:rPr>
        <w:t>Unsec</w:t>
      </w:r>
      <w:proofErr w:type="spellEnd"/>
      <w:r w:rsidRPr="00054345">
        <w:rPr>
          <w:i/>
          <w:iCs/>
          <w:sz w:val="24"/>
          <w:szCs w:val="24"/>
        </w:rPr>
        <w:t xml:space="preserve">   20.232.185.150</w:t>
      </w:r>
    </w:p>
    <w:p w14:paraId="43919979" w14:textId="77777777" w:rsidR="00054345" w:rsidRDefault="00054345" w:rsidP="00054345">
      <w:pPr>
        <w:pStyle w:val="aa"/>
        <w:ind w:left="360"/>
        <w:rPr>
          <w:rFonts w:hint="eastAsia"/>
        </w:rPr>
      </w:pPr>
    </w:p>
    <w:p w14:paraId="099974B1" w14:textId="51B5B277" w:rsidR="00054345" w:rsidRDefault="00054345" w:rsidP="00054345">
      <w:pPr>
        <w:pStyle w:val="3"/>
      </w:pPr>
      <w:bookmarkStart w:id="36" w:name="_Toc112852336"/>
      <w:r>
        <w:t xml:space="preserve">GSLB </w:t>
      </w:r>
      <w:r>
        <w:t>Protocol</w:t>
      </w:r>
      <w:bookmarkEnd w:id="36"/>
    </w:p>
    <w:p w14:paraId="5F1E4DD1" w14:textId="43B996CA" w:rsidR="00054345" w:rsidRDefault="00054345">
      <w:pPr>
        <w:pStyle w:val="aa"/>
        <w:numPr>
          <w:ilvl w:val="0"/>
          <w:numId w:val="8"/>
        </w:numPr>
      </w:pPr>
      <w:r w:rsidRPr="00054345">
        <w:rPr>
          <w:rFonts w:hint="eastAsia"/>
        </w:rPr>
        <w:t>M</w:t>
      </w:r>
      <w:r w:rsidRPr="00054345">
        <w:t>aster</w:t>
      </w:r>
    </w:p>
    <w:p w14:paraId="59D74349" w14:textId="77777777" w:rsidR="00212611" w:rsidRPr="00212611" w:rsidRDefault="00212611" w:rsidP="00212611">
      <w:pPr>
        <w:pStyle w:val="aa"/>
        <w:ind w:left="360"/>
        <w:rPr>
          <w:i/>
          <w:iCs/>
          <w:sz w:val="21"/>
          <w:szCs w:val="21"/>
        </w:rPr>
      </w:pPr>
      <w:proofErr w:type="spellStart"/>
      <w:r w:rsidRPr="00212611">
        <w:rPr>
          <w:i/>
          <w:iCs/>
          <w:sz w:val="21"/>
          <w:szCs w:val="21"/>
        </w:rPr>
        <w:t>vThunder-gslb:Master</w:t>
      </w:r>
      <w:proofErr w:type="spellEnd"/>
      <w:r w:rsidRPr="00212611">
        <w:rPr>
          <w:i/>
          <w:iCs/>
          <w:sz w:val="21"/>
          <w:szCs w:val="21"/>
        </w:rPr>
        <w:t xml:space="preserve">(NOLICENSE)#show </w:t>
      </w:r>
      <w:proofErr w:type="spellStart"/>
      <w:r w:rsidRPr="00212611">
        <w:rPr>
          <w:i/>
          <w:iCs/>
          <w:sz w:val="21"/>
          <w:szCs w:val="21"/>
        </w:rPr>
        <w:t>gslb</w:t>
      </w:r>
      <w:proofErr w:type="spellEnd"/>
      <w:r w:rsidRPr="00212611">
        <w:rPr>
          <w:i/>
          <w:iCs/>
          <w:sz w:val="21"/>
          <w:szCs w:val="21"/>
        </w:rPr>
        <w:t xml:space="preserve"> protocol</w:t>
      </w:r>
    </w:p>
    <w:p w14:paraId="323D30B8" w14:textId="77777777" w:rsidR="00212611" w:rsidRPr="00212611" w:rsidRDefault="00212611" w:rsidP="00212611">
      <w:pPr>
        <w:pStyle w:val="aa"/>
        <w:ind w:left="360"/>
        <w:rPr>
          <w:i/>
          <w:iCs/>
          <w:sz w:val="21"/>
          <w:szCs w:val="21"/>
        </w:rPr>
      </w:pPr>
    </w:p>
    <w:p w14:paraId="7082DD94" w14:textId="77777777" w:rsidR="00212611" w:rsidRPr="00212611" w:rsidRDefault="00212611" w:rsidP="00212611">
      <w:pPr>
        <w:pStyle w:val="aa"/>
        <w:ind w:left="360"/>
        <w:rPr>
          <w:i/>
          <w:iCs/>
          <w:sz w:val="21"/>
          <w:szCs w:val="21"/>
        </w:rPr>
      </w:pPr>
      <w:r w:rsidRPr="00212611">
        <w:rPr>
          <w:i/>
          <w:iCs/>
          <w:sz w:val="21"/>
          <w:szCs w:val="21"/>
        </w:rPr>
        <w:t>GSLB site: eastus_1</w:t>
      </w:r>
    </w:p>
    <w:p w14:paraId="677B75B1" w14:textId="77777777" w:rsidR="00212611" w:rsidRPr="00212611" w:rsidRDefault="00212611" w:rsidP="00212611">
      <w:pPr>
        <w:pStyle w:val="aa"/>
        <w:ind w:left="360"/>
        <w:rPr>
          <w:i/>
          <w:iCs/>
          <w:sz w:val="21"/>
          <w:szCs w:val="21"/>
        </w:rPr>
      </w:pPr>
      <w:r w:rsidRPr="00212611">
        <w:rPr>
          <w:i/>
          <w:iCs/>
          <w:sz w:val="21"/>
          <w:szCs w:val="21"/>
        </w:rPr>
        <w:t xml:space="preserve">  SLB device: slb1 (10.1.20.5:4108) Established</w:t>
      </w:r>
    </w:p>
    <w:p w14:paraId="065EFC1E" w14:textId="77777777" w:rsidR="00212611" w:rsidRPr="00212611" w:rsidRDefault="00212611" w:rsidP="00212611">
      <w:pPr>
        <w:pStyle w:val="aa"/>
        <w:ind w:left="360"/>
        <w:rPr>
          <w:i/>
          <w:iCs/>
          <w:sz w:val="21"/>
          <w:szCs w:val="21"/>
        </w:rPr>
      </w:pPr>
      <w:r w:rsidRPr="00212611">
        <w:rPr>
          <w:i/>
          <w:iCs/>
          <w:sz w:val="21"/>
          <w:szCs w:val="21"/>
        </w:rPr>
        <w:t xml:space="preserve"> Session ID:    2869</w:t>
      </w:r>
    </w:p>
    <w:p w14:paraId="04FAC532" w14:textId="77777777" w:rsidR="00212611" w:rsidRPr="00212611" w:rsidRDefault="00212611" w:rsidP="00212611">
      <w:pPr>
        <w:pStyle w:val="aa"/>
        <w:ind w:left="360"/>
        <w:rPr>
          <w:i/>
          <w:iCs/>
          <w:sz w:val="21"/>
          <w:szCs w:val="21"/>
        </w:rPr>
      </w:pPr>
      <w:r w:rsidRPr="00212611">
        <w:rPr>
          <w:i/>
          <w:iCs/>
          <w:sz w:val="21"/>
          <w:szCs w:val="21"/>
        </w:rPr>
        <w:t xml:space="preserve"> Secure Config:                     Disable |Current SSL State:                      Unsecure</w:t>
      </w:r>
    </w:p>
    <w:p w14:paraId="236BCEC8" w14:textId="77777777" w:rsidR="00212611" w:rsidRPr="00212611" w:rsidRDefault="00212611" w:rsidP="00212611">
      <w:pPr>
        <w:pStyle w:val="aa"/>
        <w:ind w:left="360"/>
        <w:rPr>
          <w:i/>
          <w:iCs/>
          <w:sz w:val="21"/>
          <w:szCs w:val="21"/>
        </w:rPr>
      </w:pPr>
      <w:r w:rsidRPr="00212611">
        <w:rPr>
          <w:i/>
          <w:iCs/>
          <w:sz w:val="21"/>
          <w:szCs w:val="21"/>
        </w:rPr>
        <w:t xml:space="preserve"> Connection succeeded:                    1 |Connection failed:                             1</w:t>
      </w:r>
    </w:p>
    <w:p w14:paraId="79E88A4C" w14:textId="77777777" w:rsidR="00212611" w:rsidRPr="00212611" w:rsidRDefault="00212611" w:rsidP="00212611">
      <w:pPr>
        <w:pStyle w:val="aa"/>
        <w:ind w:left="360"/>
        <w:rPr>
          <w:i/>
          <w:iCs/>
          <w:sz w:val="21"/>
          <w:szCs w:val="21"/>
        </w:rPr>
      </w:pPr>
      <w:r w:rsidRPr="00212611">
        <w:rPr>
          <w:i/>
          <w:iCs/>
          <w:sz w:val="21"/>
          <w:szCs w:val="21"/>
        </w:rPr>
        <w:t xml:space="preserve"> Open packet sent:                        1 |Open packet received:                          1</w:t>
      </w:r>
    </w:p>
    <w:p w14:paraId="690E75ED" w14:textId="77777777" w:rsidR="00212611" w:rsidRPr="00212611" w:rsidRDefault="00212611" w:rsidP="00212611">
      <w:pPr>
        <w:pStyle w:val="aa"/>
        <w:ind w:left="360"/>
        <w:rPr>
          <w:i/>
          <w:iCs/>
          <w:sz w:val="21"/>
          <w:szCs w:val="21"/>
        </w:rPr>
      </w:pPr>
      <w:r w:rsidRPr="00212611">
        <w:rPr>
          <w:i/>
          <w:iCs/>
          <w:sz w:val="21"/>
          <w:szCs w:val="21"/>
        </w:rPr>
        <w:t xml:space="preserve"> Open session succeeded:                  1 |Open session failed:                           0</w:t>
      </w:r>
    </w:p>
    <w:p w14:paraId="6ACEE9B9" w14:textId="77777777" w:rsidR="00212611" w:rsidRPr="00212611" w:rsidRDefault="00212611" w:rsidP="00212611">
      <w:pPr>
        <w:pStyle w:val="aa"/>
        <w:ind w:left="360"/>
        <w:rPr>
          <w:i/>
          <w:iCs/>
          <w:sz w:val="21"/>
          <w:szCs w:val="21"/>
        </w:rPr>
      </w:pPr>
      <w:r w:rsidRPr="00212611">
        <w:rPr>
          <w:i/>
          <w:iCs/>
          <w:sz w:val="21"/>
          <w:szCs w:val="21"/>
        </w:rPr>
        <w:t xml:space="preserve"> Sessions Dropped:                        0 |Update packet received:                     7346</w:t>
      </w:r>
    </w:p>
    <w:p w14:paraId="1EE95C3D" w14:textId="77777777" w:rsidR="00212611" w:rsidRPr="00212611" w:rsidRDefault="00212611" w:rsidP="00212611">
      <w:pPr>
        <w:pStyle w:val="aa"/>
        <w:ind w:left="360"/>
        <w:rPr>
          <w:i/>
          <w:iCs/>
          <w:sz w:val="21"/>
          <w:szCs w:val="21"/>
        </w:rPr>
      </w:pPr>
      <w:r w:rsidRPr="00212611">
        <w:rPr>
          <w:i/>
          <w:iCs/>
          <w:sz w:val="21"/>
          <w:szCs w:val="21"/>
        </w:rPr>
        <w:t xml:space="preserve"> Keepalive packet sent:                 123 |Keepalive packet received:                   122</w:t>
      </w:r>
    </w:p>
    <w:p w14:paraId="798457B7" w14:textId="77777777" w:rsidR="00212611" w:rsidRPr="00212611" w:rsidRDefault="00212611" w:rsidP="00212611">
      <w:pPr>
        <w:pStyle w:val="aa"/>
        <w:ind w:left="360"/>
        <w:rPr>
          <w:i/>
          <w:iCs/>
          <w:sz w:val="21"/>
          <w:szCs w:val="21"/>
        </w:rPr>
      </w:pPr>
      <w:r w:rsidRPr="00212611">
        <w:rPr>
          <w:i/>
          <w:iCs/>
          <w:sz w:val="21"/>
          <w:szCs w:val="21"/>
        </w:rPr>
        <w:t xml:space="preserve"> Notify packet sent:                      0 |Notify packet received:                        0</w:t>
      </w:r>
    </w:p>
    <w:p w14:paraId="6525F33A" w14:textId="77777777" w:rsidR="00212611" w:rsidRPr="00212611" w:rsidRDefault="00212611" w:rsidP="00212611">
      <w:pPr>
        <w:pStyle w:val="aa"/>
        <w:ind w:left="360"/>
        <w:rPr>
          <w:i/>
          <w:iCs/>
          <w:sz w:val="21"/>
          <w:szCs w:val="21"/>
        </w:rPr>
      </w:pPr>
      <w:r w:rsidRPr="00212611">
        <w:rPr>
          <w:i/>
          <w:iCs/>
          <w:sz w:val="21"/>
          <w:szCs w:val="21"/>
        </w:rPr>
        <w:lastRenderedPageBreak/>
        <w:t xml:space="preserve"> Message Header Error:                    0 |Protocol RDT(</w:t>
      </w:r>
      <w:proofErr w:type="spellStart"/>
      <w:r w:rsidRPr="00212611">
        <w:rPr>
          <w:i/>
          <w:iCs/>
          <w:sz w:val="21"/>
          <w:szCs w:val="21"/>
        </w:rPr>
        <w:t>ms</w:t>
      </w:r>
      <w:proofErr w:type="spellEnd"/>
      <w:r w:rsidRPr="00212611">
        <w:rPr>
          <w:i/>
          <w:iCs/>
          <w:sz w:val="21"/>
          <w:szCs w:val="21"/>
        </w:rPr>
        <w:t>):                             40</w:t>
      </w:r>
    </w:p>
    <w:p w14:paraId="7BF0D9B3" w14:textId="0708DC77" w:rsidR="00212611" w:rsidRPr="00212611" w:rsidRDefault="00212611" w:rsidP="00212611">
      <w:pPr>
        <w:pStyle w:val="aa"/>
        <w:ind w:left="360"/>
        <w:rPr>
          <w:i/>
          <w:iCs/>
          <w:sz w:val="21"/>
          <w:szCs w:val="21"/>
        </w:rPr>
      </w:pPr>
      <w:r w:rsidRPr="00212611">
        <w:rPr>
          <w:i/>
          <w:iCs/>
          <w:sz w:val="21"/>
          <w:szCs w:val="21"/>
        </w:rPr>
        <w:t xml:space="preserve"> GSLB Protocol Version:                   2 |Peer ACOS Version:            </w:t>
      </w:r>
      <w:r w:rsidR="00A14C37" w:rsidRPr="00A14C37">
        <w:rPr>
          <w:i/>
          <w:iCs/>
          <w:sz w:val="21"/>
          <w:szCs w:val="21"/>
        </w:rPr>
        <w:t>5.2.0 Build 155</w:t>
      </w:r>
    </w:p>
    <w:p w14:paraId="61DC9BDD" w14:textId="77777777" w:rsidR="00212611" w:rsidRPr="00212611" w:rsidRDefault="00212611" w:rsidP="00212611">
      <w:pPr>
        <w:pStyle w:val="aa"/>
        <w:ind w:left="360"/>
        <w:rPr>
          <w:i/>
          <w:iCs/>
          <w:sz w:val="21"/>
          <w:szCs w:val="21"/>
        </w:rPr>
      </w:pPr>
      <w:r w:rsidRPr="00212611">
        <w:rPr>
          <w:i/>
          <w:iCs/>
          <w:sz w:val="21"/>
          <w:szCs w:val="21"/>
        </w:rPr>
        <w:t xml:space="preserve"> Secure negotiation Success:              0 |Secure negotiation Failures:                   0</w:t>
      </w:r>
    </w:p>
    <w:p w14:paraId="67546698" w14:textId="77777777" w:rsidR="00212611" w:rsidRPr="00212611" w:rsidRDefault="00212611" w:rsidP="00212611">
      <w:pPr>
        <w:pStyle w:val="aa"/>
        <w:ind w:left="360"/>
        <w:rPr>
          <w:i/>
          <w:iCs/>
          <w:sz w:val="21"/>
          <w:szCs w:val="21"/>
        </w:rPr>
      </w:pPr>
      <w:r w:rsidRPr="00212611">
        <w:rPr>
          <w:i/>
          <w:iCs/>
          <w:sz w:val="21"/>
          <w:szCs w:val="21"/>
        </w:rPr>
        <w:t xml:space="preserve"> SSL handshake Success:                   0 |SSL handshake Failures:                        0</w:t>
      </w:r>
    </w:p>
    <w:p w14:paraId="2BF0B1FB" w14:textId="77777777" w:rsidR="00212611" w:rsidRPr="00212611" w:rsidRDefault="00212611" w:rsidP="00212611">
      <w:pPr>
        <w:pStyle w:val="aa"/>
        <w:ind w:left="360"/>
        <w:rPr>
          <w:i/>
          <w:iCs/>
          <w:sz w:val="21"/>
          <w:szCs w:val="21"/>
        </w:rPr>
      </w:pPr>
    </w:p>
    <w:p w14:paraId="4BE8BF14" w14:textId="77777777" w:rsidR="00212611" w:rsidRPr="00212611" w:rsidRDefault="00212611" w:rsidP="00212611">
      <w:pPr>
        <w:pStyle w:val="aa"/>
        <w:ind w:left="360"/>
        <w:rPr>
          <w:i/>
          <w:iCs/>
          <w:sz w:val="21"/>
          <w:szCs w:val="21"/>
        </w:rPr>
      </w:pPr>
      <w:r w:rsidRPr="00212611">
        <w:rPr>
          <w:i/>
          <w:iCs/>
          <w:sz w:val="21"/>
          <w:szCs w:val="21"/>
        </w:rPr>
        <w:t>GSLB site: eastus_2</w:t>
      </w:r>
    </w:p>
    <w:p w14:paraId="3AF73463" w14:textId="77777777" w:rsidR="00212611" w:rsidRPr="00212611" w:rsidRDefault="00212611" w:rsidP="00212611">
      <w:pPr>
        <w:pStyle w:val="aa"/>
        <w:ind w:left="360"/>
        <w:rPr>
          <w:i/>
          <w:iCs/>
          <w:sz w:val="21"/>
          <w:szCs w:val="21"/>
        </w:rPr>
      </w:pPr>
      <w:r w:rsidRPr="00212611">
        <w:rPr>
          <w:i/>
          <w:iCs/>
          <w:sz w:val="21"/>
          <w:szCs w:val="21"/>
        </w:rPr>
        <w:t xml:space="preserve">  SLB device: slb2 (10.1.20.5:2260) Established</w:t>
      </w:r>
    </w:p>
    <w:p w14:paraId="38A196CD" w14:textId="77777777" w:rsidR="00212611" w:rsidRPr="00212611" w:rsidRDefault="00212611" w:rsidP="00212611">
      <w:pPr>
        <w:pStyle w:val="aa"/>
        <w:ind w:left="360"/>
        <w:rPr>
          <w:i/>
          <w:iCs/>
          <w:sz w:val="21"/>
          <w:szCs w:val="21"/>
        </w:rPr>
      </w:pPr>
      <w:r w:rsidRPr="00212611">
        <w:rPr>
          <w:i/>
          <w:iCs/>
          <w:sz w:val="21"/>
          <w:szCs w:val="21"/>
        </w:rPr>
        <w:t xml:space="preserve"> Session ID:    7186</w:t>
      </w:r>
    </w:p>
    <w:p w14:paraId="2A231256" w14:textId="77777777" w:rsidR="00212611" w:rsidRPr="00212611" w:rsidRDefault="00212611" w:rsidP="00212611">
      <w:pPr>
        <w:pStyle w:val="aa"/>
        <w:ind w:left="360"/>
        <w:rPr>
          <w:i/>
          <w:iCs/>
          <w:sz w:val="21"/>
          <w:szCs w:val="21"/>
        </w:rPr>
      </w:pPr>
      <w:r w:rsidRPr="00212611">
        <w:rPr>
          <w:i/>
          <w:iCs/>
          <w:sz w:val="21"/>
          <w:szCs w:val="21"/>
        </w:rPr>
        <w:t xml:space="preserve"> Secure Config:                     Disable |Current SSL State:                      Unsecure</w:t>
      </w:r>
    </w:p>
    <w:p w14:paraId="1E833B3F" w14:textId="77777777" w:rsidR="00212611" w:rsidRPr="00212611" w:rsidRDefault="00212611" w:rsidP="00212611">
      <w:pPr>
        <w:pStyle w:val="aa"/>
        <w:ind w:left="360"/>
        <w:rPr>
          <w:i/>
          <w:iCs/>
          <w:sz w:val="21"/>
          <w:szCs w:val="21"/>
        </w:rPr>
      </w:pPr>
      <w:r w:rsidRPr="00212611">
        <w:rPr>
          <w:i/>
          <w:iCs/>
          <w:sz w:val="21"/>
          <w:szCs w:val="21"/>
        </w:rPr>
        <w:t xml:space="preserve"> Connection succeeded:                    1 |Connection failed:                             1</w:t>
      </w:r>
    </w:p>
    <w:p w14:paraId="2B8496BC" w14:textId="77777777" w:rsidR="00212611" w:rsidRPr="00212611" w:rsidRDefault="00212611" w:rsidP="00212611">
      <w:pPr>
        <w:pStyle w:val="aa"/>
        <w:ind w:left="360"/>
        <w:rPr>
          <w:i/>
          <w:iCs/>
          <w:sz w:val="21"/>
          <w:szCs w:val="21"/>
        </w:rPr>
      </w:pPr>
      <w:r w:rsidRPr="00212611">
        <w:rPr>
          <w:i/>
          <w:iCs/>
          <w:sz w:val="21"/>
          <w:szCs w:val="21"/>
        </w:rPr>
        <w:t xml:space="preserve"> Open packet sent:                        1 |Open packet received:                          1</w:t>
      </w:r>
    </w:p>
    <w:p w14:paraId="189782A4" w14:textId="77777777" w:rsidR="00212611" w:rsidRPr="00212611" w:rsidRDefault="00212611" w:rsidP="00212611">
      <w:pPr>
        <w:pStyle w:val="aa"/>
        <w:ind w:left="360"/>
        <w:rPr>
          <w:i/>
          <w:iCs/>
          <w:sz w:val="21"/>
          <w:szCs w:val="21"/>
        </w:rPr>
      </w:pPr>
      <w:r w:rsidRPr="00212611">
        <w:rPr>
          <w:i/>
          <w:iCs/>
          <w:sz w:val="21"/>
          <w:szCs w:val="21"/>
        </w:rPr>
        <w:t xml:space="preserve"> Open session succeeded:                  1 |Open session failed:                           0</w:t>
      </w:r>
    </w:p>
    <w:p w14:paraId="077B86FA" w14:textId="77777777" w:rsidR="00212611" w:rsidRPr="00212611" w:rsidRDefault="00212611" w:rsidP="00212611">
      <w:pPr>
        <w:pStyle w:val="aa"/>
        <w:ind w:left="360"/>
        <w:rPr>
          <w:i/>
          <w:iCs/>
          <w:sz w:val="21"/>
          <w:szCs w:val="21"/>
        </w:rPr>
      </w:pPr>
      <w:r w:rsidRPr="00212611">
        <w:rPr>
          <w:i/>
          <w:iCs/>
          <w:sz w:val="21"/>
          <w:szCs w:val="21"/>
        </w:rPr>
        <w:t xml:space="preserve"> Sessions Dropped:                        0 |Update packet received:                     7344</w:t>
      </w:r>
    </w:p>
    <w:p w14:paraId="28F5DD8B" w14:textId="77777777" w:rsidR="00212611" w:rsidRPr="00212611" w:rsidRDefault="00212611" w:rsidP="00212611">
      <w:pPr>
        <w:pStyle w:val="aa"/>
        <w:ind w:left="360"/>
        <w:rPr>
          <w:i/>
          <w:iCs/>
          <w:sz w:val="21"/>
          <w:szCs w:val="21"/>
        </w:rPr>
      </w:pPr>
      <w:r w:rsidRPr="00212611">
        <w:rPr>
          <w:i/>
          <w:iCs/>
          <w:sz w:val="21"/>
          <w:szCs w:val="21"/>
        </w:rPr>
        <w:t xml:space="preserve"> Keepalive packet sent:                 123 |Keepalive packet received:                   122</w:t>
      </w:r>
    </w:p>
    <w:p w14:paraId="7B40E43A" w14:textId="77777777" w:rsidR="00212611" w:rsidRPr="00212611" w:rsidRDefault="00212611" w:rsidP="00212611">
      <w:pPr>
        <w:pStyle w:val="aa"/>
        <w:ind w:left="360"/>
        <w:rPr>
          <w:i/>
          <w:iCs/>
          <w:sz w:val="21"/>
          <w:szCs w:val="21"/>
        </w:rPr>
      </w:pPr>
      <w:r w:rsidRPr="00212611">
        <w:rPr>
          <w:i/>
          <w:iCs/>
          <w:sz w:val="21"/>
          <w:szCs w:val="21"/>
        </w:rPr>
        <w:t xml:space="preserve"> Notify packet sent:                      0 |Notify packet received:                        0</w:t>
      </w:r>
    </w:p>
    <w:p w14:paraId="038070E5" w14:textId="77777777" w:rsidR="00212611" w:rsidRPr="00212611" w:rsidRDefault="00212611" w:rsidP="00212611">
      <w:pPr>
        <w:pStyle w:val="aa"/>
        <w:ind w:left="360"/>
        <w:rPr>
          <w:i/>
          <w:iCs/>
          <w:sz w:val="21"/>
          <w:szCs w:val="21"/>
        </w:rPr>
      </w:pPr>
      <w:r w:rsidRPr="00212611">
        <w:rPr>
          <w:i/>
          <w:iCs/>
          <w:sz w:val="21"/>
          <w:szCs w:val="21"/>
        </w:rPr>
        <w:t xml:space="preserve"> Message Header Error:                    0 |Protocol RDT(</w:t>
      </w:r>
      <w:proofErr w:type="spellStart"/>
      <w:r w:rsidRPr="00212611">
        <w:rPr>
          <w:i/>
          <w:iCs/>
          <w:sz w:val="21"/>
          <w:szCs w:val="21"/>
        </w:rPr>
        <w:t>ms</w:t>
      </w:r>
      <w:proofErr w:type="spellEnd"/>
      <w:r w:rsidRPr="00212611">
        <w:rPr>
          <w:i/>
          <w:iCs/>
          <w:sz w:val="21"/>
          <w:szCs w:val="21"/>
        </w:rPr>
        <w:t>):                             32</w:t>
      </w:r>
    </w:p>
    <w:p w14:paraId="7177C35A" w14:textId="5DF13496" w:rsidR="00212611" w:rsidRPr="00212611" w:rsidRDefault="00212611" w:rsidP="00212611">
      <w:pPr>
        <w:pStyle w:val="aa"/>
        <w:ind w:left="360"/>
        <w:rPr>
          <w:i/>
          <w:iCs/>
          <w:sz w:val="21"/>
          <w:szCs w:val="21"/>
        </w:rPr>
      </w:pPr>
      <w:r w:rsidRPr="00212611">
        <w:rPr>
          <w:i/>
          <w:iCs/>
          <w:sz w:val="21"/>
          <w:szCs w:val="21"/>
        </w:rPr>
        <w:t xml:space="preserve"> GSLB Protocol Version:                   2 |Peer ACOS Version:            </w:t>
      </w:r>
      <w:r w:rsidR="00A14C37" w:rsidRPr="00A14C37">
        <w:rPr>
          <w:i/>
          <w:iCs/>
          <w:sz w:val="21"/>
          <w:szCs w:val="21"/>
        </w:rPr>
        <w:t>5.2.0 Build 155</w:t>
      </w:r>
    </w:p>
    <w:p w14:paraId="1A8E3C73" w14:textId="77777777" w:rsidR="00212611" w:rsidRPr="00212611" w:rsidRDefault="00212611" w:rsidP="00212611">
      <w:pPr>
        <w:pStyle w:val="aa"/>
        <w:ind w:left="360"/>
        <w:rPr>
          <w:i/>
          <w:iCs/>
          <w:sz w:val="21"/>
          <w:szCs w:val="21"/>
        </w:rPr>
      </w:pPr>
      <w:r w:rsidRPr="00212611">
        <w:rPr>
          <w:i/>
          <w:iCs/>
          <w:sz w:val="21"/>
          <w:szCs w:val="21"/>
        </w:rPr>
        <w:t xml:space="preserve"> Secure negotiation Success:              0 |Secure negotiation Failures:                   0</w:t>
      </w:r>
    </w:p>
    <w:p w14:paraId="5DB1B8DB" w14:textId="77777777" w:rsidR="00212611" w:rsidRPr="00212611" w:rsidRDefault="00212611" w:rsidP="00212611">
      <w:pPr>
        <w:pStyle w:val="aa"/>
        <w:ind w:left="360"/>
        <w:rPr>
          <w:i/>
          <w:iCs/>
          <w:sz w:val="21"/>
          <w:szCs w:val="21"/>
        </w:rPr>
      </w:pPr>
      <w:r w:rsidRPr="00212611">
        <w:rPr>
          <w:i/>
          <w:iCs/>
          <w:sz w:val="21"/>
          <w:szCs w:val="21"/>
        </w:rPr>
        <w:t xml:space="preserve"> SSL handshake Success:                   0 |SSL handshake Failures:                        0</w:t>
      </w:r>
    </w:p>
    <w:p w14:paraId="060D826D" w14:textId="77777777" w:rsidR="00212611" w:rsidRPr="00212611" w:rsidRDefault="00212611" w:rsidP="00212611">
      <w:pPr>
        <w:pStyle w:val="aa"/>
        <w:ind w:left="360"/>
        <w:rPr>
          <w:i/>
          <w:iCs/>
          <w:sz w:val="21"/>
          <w:szCs w:val="21"/>
        </w:rPr>
      </w:pPr>
    </w:p>
    <w:p w14:paraId="4F515368" w14:textId="77777777" w:rsidR="00212611" w:rsidRPr="00212611" w:rsidRDefault="00212611" w:rsidP="00212611">
      <w:pPr>
        <w:pStyle w:val="aa"/>
        <w:ind w:left="360"/>
        <w:rPr>
          <w:i/>
          <w:iCs/>
          <w:sz w:val="21"/>
          <w:szCs w:val="21"/>
        </w:rPr>
      </w:pPr>
      <w:r w:rsidRPr="00212611">
        <w:rPr>
          <w:i/>
          <w:iCs/>
          <w:sz w:val="21"/>
          <w:szCs w:val="21"/>
        </w:rPr>
        <w:t>GSLB site: eastus2_1</w:t>
      </w:r>
    </w:p>
    <w:p w14:paraId="7DF9A561" w14:textId="77777777" w:rsidR="00212611" w:rsidRPr="00212611" w:rsidRDefault="00212611" w:rsidP="00212611">
      <w:pPr>
        <w:pStyle w:val="aa"/>
        <w:ind w:left="360"/>
        <w:rPr>
          <w:i/>
          <w:iCs/>
          <w:sz w:val="21"/>
          <w:szCs w:val="21"/>
        </w:rPr>
      </w:pPr>
      <w:r w:rsidRPr="00212611">
        <w:rPr>
          <w:i/>
          <w:iCs/>
          <w:sz w:val="21"/>
          <w:szCs w:val="21"/>
        </w:rPr>
        <w:t xml:space="preserve">  SLB device: slb3 (10.1.20.5:6668) Established</w:t>
      </w:r>
    </w:p>
    <w:p w14:paraId="6D4A69F4" w14:textId="77777777" w:rsidR="00212611" w:rsidRPr="00212611" w:rsidRDefault="00212611" w:rsidP="00212611">
      <w:pPr>
        <w:pStyle w:val="aa"/>
        <w:ind w:left="360"/>
        <w:rPr>
          <w:i/>
          <w:iCs/>
          <w:sz w:val="21"/>
          <w:szCs w:val="21"/>
        </w:rPr>
      </w:pPr>
      <w:r w:rsidRPr="00212611">
        <w:rPr>
          <w:i/>
          <w:iCs/>
          <w:sz w:val="21"/>
          <w:szCs w:val="21"/>
        </w:rPr>
        <w:t xml:space="preserve"> Session ID:    1353</w:t>
      </w:r>
    </w:p>
    <w:p w14:paraId="5ACFAF3F" w14:textId="77777777" w:rsidR="00212611" w:rsidRPr="00212611" w:rsidRDefault="00212611" w:rsidP="00212611">
      <w:pPr>
        <w:pStyle w:val="aa"/>
        <w:ind w:left="360"/>
        <w:rPr>
          <w:i/>
          <w:iCs/>
          <w:sz w:val="21"/>
          <w:szCs w:val="21"/>
        </w:rPr>
      </w:pPr>
      <w:r w:rsidRPr="00212611">
        <w:rPr>
          <w:i/>
          <w:iCs/>
          <w:sz w:val="21"/>
          <w:szCs w:val="21"/>
        </w:rPr>
        <w:t xml:space="preserve"> Secure Config:                     Disable |Current SSL State:                      Unsecure</w:t>
      </w:r>
    </w:p>
    <w:p w14:paraId="6C82FC98" w14:textId="77777777" w:rsidR="00212611" w:rsidRPr="00212611" w:rsidRDefault="00212611" w:rsidP="00212611">
      <w:pPr>
        <w:pStyle w:val="aa"/>
        <w:ind w:left="360"/>
        <w:rPr>
          <w:i/>
          <w:iCs/>
          <w:sz w:val="21"/>
          <w:szCs w:val="21"/>
        </w:rPr>
      </w:pPr>
      <w:r w:rsidRPr="00212611">
        <w:rPr>
          <w:i/>
          <w:iCs/>
          <w:sz w:val="21"/>
          <w:szCs w:val="21"/>
        </w:rPr>
        <w:t xml:space="preserve"> Connection succeeded:                    1 |Connection failed:                             0</w:t>
      </w:r>
    </w:p>
    <w:p w14:paraId="782144F5" w14:textId="77777777" w:rsidR="00212611" w:rsidRPr="00212611" w:rsidRDefault="00212611" w:rsidP="00212611">
      <w:pPr>
        <w:pStyle w:val="aa"/>
        <w:ind w:left="360"/>
        <w:rPr>
          <w:i/>
          <w:iCs/>
          <w:sz w:val="21"/>
          <w:szCs w:val="21"/>
        </w:rPr>
      </w:pPr>
      <w:r w:rsidRPr="00212611">
        <w:rPr>
          <w:i/>
          <w:iCs/>
          <w:sz w:val="21"/>
          <w:szCs w:val="21"/>
        </w:rPr>
        <w:t xml:space="preserve"> Open packet sent:                        1 |Open packet received:                          1</w:t>
      </w:r>
    </w:p>
    <w:p w14:paraId="2F5F6104" w14:textId="77777777" w:rsidR="00212611" w:rsidRPr="00212611" w:rsidRDefault="00212611" w:rsidP="00212611">
      <w:pPr>
        <w:pStyle w:val="aa"/>
        <w:ind w:left="360"/>
        <w:rPr>
          <w:i/>
          <w:iCs/>
          <w:sz w:val="21"/>
          <w:szCs w:val="21"/>
        </w:rPr>
      </w:pPr>
      <w:r w:rsidRPr="00212611">
        <w:rPr>
          <w:i/>
          <w:iCs/>
          <w:sz w:val="21"/>
          <w:szCs w:val="21"/>
        </w:rPr>
        <w:t xml:space="preserve"> Open session succeeded:                  1 |Open session failed:                           0</w:t>
      </w:r>
    </w:p>
    <w:p w14:paraId="7919B396" w14:textId="77777777" w:rsidR="00212611" w:rsidRPr="00212611" w:rsidRDefault="00212611" w:rsidP="00212611">
      <w:pPr>
        <w:pStyle w:val="aa"/>
        <w:ind w:left="360"/>
        <w:rPr>
          <w:i/>
          <w:iCs/>
          <w:sz w:val="21"/>
          <w:szCs w:val="21"/>
        </w:rPr>
      </w:pPr>
      <w:r w:rsidRPr="00212611">
        <w:rPr>
          <w:i/>
          <w:iCs/>
          <w:sz w:val="21"/>
          <w:szCs w:val="21"/>
        </w:rPr>
        <w:t xml:space="preserve"> Sessions Dropped:                        0 |Update packet received:                     7346</w:t>
      </w:r>
    </w:p>
    <w:p w14:paraId="6A0B793A" w14:textId="77777777" w:rsidR="00212611" w:rsidRPr="00212611" w:rsidRDefault="00212611" w:rsidP="00212611">
      <w:pPr>
        <w:pStyle w:val="aa"/>
        <w:ind w:left="360"/>
        <w:rPr>
          <w:i/>
          <w:iCs/>
          <w:sz w:val="21"/>
          <w:szCs w:val="21"/>
        </w:rPr>
      </w:pPr>
      <w:r w:rsidRPr="00212611">
        <w:rPr>
          <w:i/>
          <w:iCs/>
          <w:sz w:val="21"/>
          <w:szCs w:val="21"/>
        </w:rPr>
        <w:t xml:space="preserve"> Keepalive packet sent:                 123 |Keepalive packet received:                   122</w:t>
      </w:r>
    </w:p>
    <w:p w14:paraId="55368A19" w14:textId="77777777" w:rsidR="00212611" w:rsidRPr="00212611" w:rsidRDefault="00212611" w:rsidP="00212611">
      <w:pPr>
        <w:pStyle w:val="aa"/>
        <w:ind w:left="360"/>
        <w:rPr>
          <w:i/>
          <w:iCs/>
          <w:sz w:val="21"/>
          <w:szCs w:val="21"/>
        </w:rPr>
      </w:pPr>
      <w:r w:rsidRPr="00212611">
        <w:rPr>
          <w:i/>
          <w:iCs/>
          <w:sz w:val="21"/>
          <w:szCs w:val="21"/>
        </w:rPr>
        <w:t xml:space="preserve"> Notify packet sent:                      0 |Notify packet received:                        0</w:t>
      </w:r>
    </w:p>
    <w:p w14:paraId="285CCDBB" w14:textId="77777777" w:rsidR="00212611" w:rsidRPr="00212611" w:rsidRDefault="00212611" w:rsidP="00212611">
      <w:pPr>
        <w:pStyle w:val="aa"/>
        <w:ind w:left="360"/>
        <w:rPr>
          <w:i/>
          <w:iCs/>
          <w:sz w:val="21"/>
          <w:szCs w:val="21"/>
        </w:rPr>
      </w:pPr>
      <w:r w:rsidRPr="00212611">
        <w:rPr>
          <w:i/>
          <w:iCs/>
          <w:sz w:val="21"/>
          <w:szCs w:val="21"/>
        </w:rPr>
        <w:t xml:space="preserve"> Message Header Error:                    0 |Protocol RDT(</w:t>
      </w:r>
      <w:proofErr w:type="spellStart"/>
      <w:r w:rsidRPr="00212611">
        <w:rPr>
          <w:i/>
          <w:iCs/>
          <w:sz w:val="21"/>
          <w:szCs w:val="21"/>
        </w:rPr>
        <w:t>ms</w:t>
      </w:r>
      <w:proofErr w:type="spellEnd"/>
      <w:r w:rsidRPr="00212611">
        <w:rPr>
          <w:i/>
          <w:iCs/>
          <w:sz w:val="21"/>
          <w:szCs w:val="21"/>
        </w:rPr>
        <w:t>):                             20</w:t>
      </w:r>
    </w:p>
    <w:p w14:paraId="0B4D40F3" w14:textId="4596C60C" w:rsidR="00212611" w:rsidRPr="00212611" w:rsidRDefault="00212611" w:rsidP="00212611">
      <w:pPr>
        <w:pStyle w:val="aa"/>
        <w:ind w:left="360"/>
        <w:rPr>
          <w:i/>
          <w:iCs/>
          <w:sz w:val="21"/>
          <w:szCs w:val="21"/>
        </w:rPr>
      </w:pPr>
      <w:r w:rsidRPr="00212611">
        <w:rPr>
          <w:i/>
          <w:iCs/>
          <w:sz w:val="21"/>
          <w:szCs w:val="21"/>
        </w:rPr>
        <w:t xml:space="preserve"> GSLB Protocol Version:                   2 |Peer ACOS Version:            </w:t>
      </w:r>
      <w:r w:rsidR="00A14C37" w:rsidRPr="00A14C37">
        <w:rPr>
          <w:i/>
          <w:iCs/>
          <w:sz w:val="21"/>
          <w:szCs w:val="21"/>
        </w:rPr>
        <w:t>5.2.0 Build 155</w:t>
      </w:r>
    </w:p>
    <w:p w14:paraId="2DC15EBB" w14:textId="77777777" w:rsidR="00212611" w:rsidRPr="00212611" w:rsidRDefault="00212611" w:rsidP="00212611">
      <w:pPr>
        <w:pStyle w:val="aa"/>
        <w:ind w:left="360"/>
        <w:rPr>
          <w:i/>
          <w:iCs/>
          <w:sz w:val="21"/>
          <w:szCs w:val="21"/>
        </w:rPr>
      </w:pPr>
      <w:r w:rsidRPr="00212611">
        <w:rPr>
          <w:i/>
          <w:iCs/>
          <w:sz w:val="21"/>
          <w:szCs w:val="21"/>
        </w:rPr>
        <w:t xml:space="preserve"> Secure negotiation Success:              0 |Secure negotiation Failures:                   0</w:t>
      </w:r>
    </w:p>
    <w:p w14:paraId="6E5BE51A" w14:textId="77777777" w:rsidR="00212611" w:rsidRPr="00212611" w:rsidRDefault="00212611" w:rsidP="00212611">
      <w:pPr>
        <w:pStyle w:val="aa"/>
        <w:ind w:left="360"/>
        <w:rPr>
          <w:i/>
          <w:iCs/>
          <w:sz w:val="21"/>
          <w:szCs w:val="21"/>
        </w:rPr>
      </w:pPr>
      <w:r w:rsidRPr="00212611">
        <w:rPr>
          <w:i/>
          <w:iCs/>
          <w:sz w:val="21"/>
          <w:szCs w:val="21"/>
        </w:rPr>
        <w:t xml:space="preserve"> SSL handshake Success:                   0 |SSL handshake Failures:                        0</w:t>
      </w:r>
    </w:p>
    <w:p w14:paraId="567106FD" w14:textId="77777777" w:rsidR="00212611" w:rsidRPr="00212611" w:rsidRDefault="00212611" w:rsidP="00212611">
      <w:pPr>
        <w:pStyle w:val="aa"/>
        <w:ind w:left="360"/>
        <w:rPr>
          <w:i/>
          <w:iCs/>
          <w:sz w:val="21"/>
          <w:szCs w:val="21"/>
        </w:rPr>
      </w:pPr>
    </w:p>
    <w:p w14:paraId="4925EB28" w14:textId="77777777" w:rsidR="00212611" w:rsidRPr="00212611" w:rsidRDefault="00212611" w:rsidP="00212611">
      <w:pPr>
        <w:pStyle w:val="aa"/>
        <w:ind w:left="360"/>
        <w:rPr>
          <w:i/>
          <w:iCs/>
          <w:sz w:val="21"/>
          <w:szCs w:val="21"/>
        </w:rPr>
      </w:pPr>
      <w:r w:rsidRPr="00212611">
        <w:rPr>
          <w:i/>
          <w:iCs/>
          <w:sz w:val="21"/>
          <w:szCs w:val="21"/>
        </w:rPr>
        <w:t>GSLB site: eastus2_2</w:t>
      </w:r>
    </w:p>
    <w:p w14:paraId="4EBB2FCD" w14:textId="77777777" w:rsidR="00212611" w:rsidRPr="00212611" w:rsidRDefault="00212611" w:rsidP="00212611">
      <w:pPr>
        <w:pStyle w:val="aa"/>
        <w:ind w:left="360"/>
        <w:rPr>
          <w:i/>
          <w:iCs/>
          <w:sz w:val="21"/>
          <w:szCs w:val="21"/>
        </w:rPr>
      </w:pPr>
      <w:r w:rsidRPr="00212611">
        <w:rPr>
          <w:i/>
          <w:iCs/>
          <w:sz w:val="21"/>
          <w:szCs w:val="21"/>
        </w:rPr>
        <w:t xml:space="preserve">  SLB device: slb4 (10.1.20.5:12936) Established</w:t>
      </w:r>
    </w:p>
    <w:p w14:paraId="7E25B63E" w14:textId="77777777" w:rsidR="00212611" w:rsidRPr="00212611" w:rsidRDefault="00212611" w:rsidP="00212611">
      <w:pPr>
        <w:pStyle w:val="aa"/>
        <w:ind w:left="360"/>
        <w:rPr>
          <w:i/>
          <w:iCs/>
          <w:sz w:val="21"/>
          <w:szCs w:val="21"/>
        </w:rPr>
      </w:pPr>
      <w:r w:rsidRPr="00212611">
        <w:rPr>
          <w:i/>
          <w:iCs/>
          <w:sz w:val="21"/>
          <w:szCs w:val="21"/>
        </w:rPr>
        <w:t xml:space="preserve"> Session ID:    46932</w:t>
      </w:r>
    </w:p>
    <w:p w14:paraId="07CD6283" w14:textId="77777777" w:rsidR="00212611" w:rsidRPr="00212611" w:rsidRDefault="00212611" w:rsidP="00212611">
      <w:pPr>
        <w:pStyle w:val="aa"/>
        <w:ind w:left="360"/>
        <w:rPr>
          <w:i/>
          <w:iCs/>
          <w:sz w:val="21"/>
          <w:szCs w:val="21"/>
        </w:rPr>
      </w:pPr>
      <w:r w:rsidRPr="00212611">
        <w:rPr>
          <w:i/>
          <w:iCs/>
          <w:sz w:val="21"/>
          <w:szCs w:val="21"/>
        </w:rPr>
        <w:t xml:space="preserve"> Secure Config:                     Disable |Current SSL State:                      Unsecure</w:t>
      </w:r>
    </w:p>
    <w:p w14:paraId="6D48E3F9" w14:textId="77777777" w:rsidR="00212611" w:rsidRPr="00212611" w:rsidRDefault="00212611" w:rsidP="00212611">
      <w:pPr>
        <w:pStyle w:val="aa"/>
        <w:ind w:left="360"/>
        <w:rPr>
          <w:i/>
          <w:iCs/>
          <w:sz w:val="21"/>
          <w:szCs w:val="21"/>
        </w:rPr>
      </w:pPr>
      <w:r w:rsidRPr="00212611">
        <w:rPr>
          <w:i/>
          <w:iCs/>
          <w:sz w:val="21"/>
          <w:szCs w:val="21"/>
        </w:rPr>
        <w:t xml:space="preserve"> Connection succeeded:                    1 |Connection failed:                             0</w:t>
      </w:r>
    </w:p>
    <w:p w14:paraId="205EC3FD" w14:textId="77777777" w:rsidR="00212611" w:rsidRPr="00212611" w:rsidRDefault="00212611" w:rsidP="00212611">
      <w:pPr>
        <w:pStyle w:val="aa"/>
        <w:ind w:left="360"/>
        <w:rPr>
          <w:i/>
          <w:iCs/>
          <w:sz w:val="21"/>
          <w:szCs w:val="21"/>
        </w:rPr>
      </w:pPr>
      <w:r w:rsidRPr="00212611">
        <w:rPr>
          <w:i/>
          <w:iCs/>
          <w:sz w:val="21"/>
          <w:szCs w:val="21"/>
        </w:rPr>
        <w:t xml:space="preserve"> Open packet sent:                        1 |Open packet received:                          1</w:t>
      </w:r>
    </w:p>
    <w:p w14:paraId="6E91968D" w14:textId="77777777" w:rsidR="00212611" w:rsidRPr="00212611" w:rsidRDefault="00212611" w:rsidP="00212611">
      <w:pPr>
        <w:pStyle w:val="aa"/>
        <w:ind w:left="360"/>
        <w:rPr>
          <w:i/>
          <w:iCs/>
          <w:sz w:val="21"/>
          <w:szCs w:val="21"/>
        </w:rPr>
      </w:pPr>
      <w:r w:rsidRPr="00212611">
        <w:rPr>
          <w:i/>
          <w:iCs/>
          <w:sz w:val="21"/>
          <w:szCs w:val="21"/>
        </w:rPr>
        <w:t xml:space="preserve"> Open session succeeded:                  1 |Open session failed:                           0</w:t>
      </w:r>
    </w:p>
    <w:p w14:paraId="624990AA" w14:textId="77777777" w:rsidR="00212611" w:rsidRPr="00212611" w:rsidRDefault="00212611" w:rsidP="00212611">
      <w:pPr>
        <w:pStyle w:val="aa"/>
        <w:ind w:left="360"/>
        <w:rPr>
          <w:i/>
          <w:iCs/>
          <w:sz w:val="21"/>
          <w:szCs w:val="21"/>
        </w:rPr>
      </w:pPr>
      <w:r w:rsidRPr="00212611">
        <w:rPr>
          <w:i/>
          <w:iCs/>
          <w:sz w:val="21"/>
          <w:szCs w:val="21"/>
        </w:rPr>
        <w:t xml:space="preserve"> Sessions Dropped:                        0 |Update packet received:                     7348</w:t>
      </w:r>
    </w:p>
    <w:p w14:paraId="3B3FA3E6" w14:textId="77777777" w:rsidR="00212611" w:rsidRPr="00212611" w:rsidRDefault="00212611" w:rsidP="00212611">
      <w:pPr>
        <w:pStyle w:val="aa"/>
        <w:ind w:left="360"/>
        <w:rPr>
          <w:i/>
          <w:iCs/>
          <w:sz w:val="21"/>
          <w:szCs w:val="21"/>
        </w:rPr>
      </w:pPr>
      <w:r w:rsidRPr="00212611">
        <w:rPr>
          <w:i/>
          <w:iCs/>
          <w:sz w:val="21"/>
          <w:szCs w:val="21"/>
        </w:rPr>
        <w:t xml:space="preserve"> Keepalive packet sent:                 124 |Keepalive packet received:                   123</w:t>
      </w:r>
    </w:p>
    <w:p w14:paraId="137F75BD" w14:textId="77777777" w:rsidR="00212611" w:rsidRPr="00212611" w:rsidRDefault="00212611" w:rsidP="00212611">
      <w:pPr>
        <w:pStyle w:val="aa"/>
        <w:ind w:left="360"/>
        <w:rPr>
          <w:i/>
          <w:iCs/>
          <w:sz w:val="21"/>
          <w:szCs w:val="21"/>
        </w:rPr>
      </w:pPr>
      <w:r w:rsidRPr="00212611">
        <w:rPr>
          <w:i/>
          <w:iCs/>
          <w:sz w:val="21"/>
          <w:szCs w:val="21"/>
        </w:rPr>
        <w:t xml:space="preserve"> Notify packet sent:                      0 |Notify packet received:                        0</w:t>
      </w:r>
    </w:p>
    <w:p w14:paraId="1BD49C91" w14:textId="77777777" w:rsidR="00212611" w:rsidRPr="00212611" w:rsidRDefault="00212611" w:rsidP="00212611">
      <w:pPr>
        <w:pStyle w:val="aa"/>
        <w:ind w:left="360"/>
        <w:rPr>
          <w:i/>
          <w:iCs/>
          <w:sz w:val="21"/>
          <w:szCs w:val="21"/>
        </w:rPr>
      </w:pPr>
      <w:r w:rsidRPr="00212611">
        <w:rPr>
          <w:i/>
          <w:iCs/>
          <w:sz w:val="21"/>
          <w:szCs w:val="21"/>
        </w:rPr>
        <w:t xml:space="preserve"> Message Header Error:                    0 |Protocol RDT(</w:t>
      </w:r>
      <w:proofErr w:type="spellStart"/>
      <w:r w:rsidRPr="00212611">
        <w:rPr>
          <w:i/>
          <w:iCs/>
          <w:sz w:val="21"/>
          <w:szCs w:val="21"/>
        </w:rPr>
        <w:t>ms</w:t>
      </w:r>
      <w:proofErr w:type="spellEnd"/>
      <w:r w:rsidRPr="00212611">
        <w:rPr>
          <w:i/>
          <w:iCs/>
          <w:sz w:val="21"/>
          <w:szCs w:val="21"/>
        </w:rPr>
        <w:t>):                             20</w:t>
      </w:r>
    </w:p>
    <w:p w14:paraId="46873666" w14:textId="4ACDCC5C" w:rsidR="00212611" w:rsidRPr="00212611" w:rsidRDefault="00212611" w:rsidP="00212611">
      <w:pPr>
        <w:pStyle w:val="aa"/>
        <w:ind w:left="360"/>
        <w:rPr>
          <w:i/>
          <w:iCs/>
          <w:sz w:val="21"/>
          <w:szCs w:val="21"/>
        </w:rPr>
      </w:pPr>
      <w:r w:rsidRPr="00212611">
        <w:rPr>
          <w:i/>
          <w:iCs/>
          <w:sz w:val="21"/>
          <w:szCs w:val="21"/>
        </w:rPr>
        <w:t xml:space="preserve"> GSLB Protocol Version:                   2 |Peer ACOS Version:            </w:t>
      </w:r>
      <w:r w:rsidR="00A14C37" w:rsidRPr="00A14C37">
        <w:rPr>
          <w:i/>
          <w:iCs/>
          <w:sz w:val="21"/>
          <w:szCs w:val="21"/>
        </w:rPr>
        <w:t>5.2.0 Build 155</w:t>
      </w:r>
    </w:p>
    <w:p w14:paraId="4C3ECB15" w14:textId="77777777" w:rsidR="00212611" w:rsidRPr="00212611" w:rsidRDefault="00212611" w:rsidP="00212611">
      <w:pPr>
        <w:pStyle w:val="aa"/>
        <w:ind w:left="360"/>
        <w:rPr>
          <w:i/>
          <w:iCs/>
          <w:sz w:val="21"/>
          <w:szCs w:val="21"/>
        </w:rPr>
      </w:pPr>
      <w:r w:rsidRPr="00212611">
        <w:rPr>
          <w:i/>
          <w:iCs/>
          <w:sz w:val="21"/>
          <w:szCs w:val="21"/>
        </w:rPr>
        <w:lastRenderedPageBreak/>
        <w:t xml:space="preserve"> Secure negotiation Success:              0 |Secure negotiation Failures:                   0</w:t>
      </w:r>
    </w:p>
    <w:p w14:paraId="2001D147" w14:textId="77777777" w:rsidR="00212611" w:rsidRPr="00212611" w:rsidRDefault="00212611" w:rsidP="00212611">
      <w:pPr>
        <w:pStyle w:val="aa"/>
        <w:ind w:left="360"/>
        <w:rPr>
          <w:i/>
          <w:iCs/>
          <w:sz w:val="21"/>
          <w:szCs w:val="21"/>
        </w:rPr>
      </w:pPr>
      <w:r w:rsidRPr="00212611">
        <w:rPr>
          <w:i/>
          <w:iCs/>
          <w:sz w:val="21"/>
          <w:szCs w:val="21"/>
        </w:rPr>
        <w:t xml:space="preserve"> SSL handshake Success:                   0 |SSL handshake Failures:                        0</w:t>
      </w:r>
    </w:p>
    <w:p w14:paraId="00C652CF" w14:textId="77777777" w:rsidR="00212611" w:rsidRPr="00212611" w:rsidRDefault="00212611" w:rsidP="00212611">
      <w:pPr>
        <w:pStyle w:val="aa"/>
        <w:ind w:left="360"/>
        <w:rPr>
          <w:i/>
          <w:iCs/>
          <w:sz w:val="21"/>
          <w:szCs w:val="21"/>
        </w:rPr>
      </w:pPr>
    </w:p>
    <w:p w14:paraId="41DAA96F" w14:textId="536383A6" w:rsidR="00054345" w:rsidRPr="00212611" w:rsidRDefault="00212611" w:rsidP="00212611">
      <w:pPr>
        <w:pStyle w:val="aa"/>
        <w:ind w:left="360"/>
        <w:rPr>
          <w:i/>
          <w:iCs/>
          <w:sz w:val="21"/>
          <w:szCs w:val="21"/>
        </w:rPr>
      </w:pPr>
      <w:r w:rsidRPr="00212611">
        <w:rPr>
          <w:i/>
          <w:iCs/>
          <w:sz w:val="21"/>
          <w:szCs w:val="21"/>
        </w:rPr>
        <w:t>GSLB protocol is disabled for site devices.</w:t>
      </w:r>
    </w:p>
    <w:p w14:paraId="7F447840" w14:textId="77777777" w:rsidR="00212611" w:rsidRDefault="00212611" w:rsidP="00054345">
      <w:pPr>
        <w:pStyle w:val="aa"/>
        <w:ind w:left="360"/>
        <w:rPr>
          <w:rFonts w:hint="eastAsia"/>
        </w:rPr>
      </w:pPr>
    </w:p>
    <w:p w14:paraId="289C2883" w14:textId="7CA2F04C" w:rsidR="00054345" w:rsidRDefault="00054345">
      <w:pPr>
        <w:pStyle w:val="aa"/>
        <w:numPr>
          <w:ilvl w:val="0"/>
          <w:numId w:val="8"/>
        </w:numPr>
      </w:pPr>
      <w:r>
        <w:rPr>
          <w:rFonts w:hint="eastAsia"/>
        </w:rPr>
        <w:t>M</w:t>
      </w:r>
      <w:r>
        <w:t>ember</w:t>
      </w:r>
    </w:p>
    <w:p w14:paraId="33C7A8D5" w14:textId="77777777" w:rsidR="00A14C37" w:rsidRPr="00A14C37" w:rsidRDefault="00A14C37" w:rsidP="00A14C37">
      <w:pPr>
        <w:pStyle w:val="aa"/>
        <w:ind w:left="360"/>
        <w:rPr>
          <w:i/>
          <w:iCs/>
          <w:sz w:val="21"/>
          <w:szCs w:val="21"/>
        </w:rPr>
      </w:pPr>
      <w:proofErr w:type="spellStart"/>
      <w:r w:rsidRPr="00A14C37">
        <w:rPr>
          <w:i/>
          <w:iCs/>
          <w:sz w:val="21"/>
          <w:szCs w:val="21"/>
        </w:rPr>
        <w:t>vThunder-gslb:Member</w:t>
      </w:r>
      <w:proofErr w:type="spellEnd"/>
      <w:r w:rsidRPr="00A14C37">
        <w:rPr>
          <w:i/>
          <w:iCs/>
          <w:sz w:val="21"/>
          <w:szCs w:val="21"/>
        </w:rPr>
        <w:t xml:space="preserve">(NOLICENSE)#show </w:t>
      </w:r>
      <w:proofErr w:type="spellStart"/>
      <w:r w:rsidRPr="00A14C37">
        <w:rPr>
          <w:i/>
          <w:iCs/>
          <w:sz w:val="21"/>
          <w:szCs w:val="21"/>
        </w:rPr>
        <w:t>gslb</w:t>
      </w:r>
      <w:proofErr w:type="spellEnd"/>
      <w:r w:rsidRPr="00A14C37">
        <w:rPr>
          <w:i/>
          <w:iCs/>
          <w:sz w:val="21"/>
          <w:szCs w:val="21"/>
        </w:rPr>
        <w:t xml:space="preserve"> protocol</w:t>
      </w:r>
    </w:p>
    <w:p w14:paraId="0DA4B5D8" w14:textId="77777777" w:rsidR="00A14C37" w:rsidRPr="00A14C37" w:rsidRDefault="00A14C37" w:rsidP="00A14C37">
      <w:pPr>
        <w:pStyle w:val="aa"/>
        <w:ind w:left="360"/>
        <w:rPr>
          <w:i/>
          <w:iCs/>
          <w:sz w:val="21"/>
          <w:szCs w:val="21"/>
        </w:rPr>
      </w:pPr>
    </w:p>
    <w:p w14:paraId="02E0D75F" w14:textId="77777777" w:rsidR="00A14C37" w:rsidRPr="00A14C37" w:rsidRDefault="00A14C37" w:rsidP="00A14C37">
      <w:pPr>
        <w:pStyle w:val="aa"/>
        <w:ind w:left="360"/>
        <w:rPr>
          <w:i/>
          <w:iCs/>
          <w:sz w:val="21"/>
          <w:szCs w:val="21"/>
        </w:rPr>
      </w:pPr>
      <w:r w:rsidRPr="00A14C37">
        <w:rPr>
          <w:i/>
          <w:iCs/>
          <w:sz w:val="21"/>
          <w:szCs w:val="21"/>
        </w:rPr>
        <w:t>GSLB site: eastus_1</w:t>
      </w:r>
    </w:p>
    <w:p w14:paraId="06B2F7F6" w14:textId="77777777" w:rsidR="00A14C37" w:rsidRPr="00A14C37" w:rsidRDefault="00A14C37" w:rsidP="00A14C37">
      <w:pPr>
        <w:pStyle w:val="aa"/>
        <w:ind w:left="360"/>
        <w:rPr>
          <w:i/>
          <w:iCs/>
          <w:sz w:val="21"/>
          <w:szCs w:val="21"/>
        </w:rPr>
      </w:pPr>
      <w:r w:rsidRPr="00A14C37">
        <w:rPr>
          <w:i/>
          <w:iCs/>
          <w:sz w:val="21"/>
          <w:szCs w:val="21"/>
        </w:rPr>
        <w:t xml:space="preserve">  SLB device: slb1 (10.2.20.5:4626) </w:t>
      </w:r>
      <w:proofErr w:type="spellStart"/>
      <w:r w:rsidRPr="00A14C37">
        <w:rPr>
          <w:i/>
          <w:iCs/>
          <w:sz w:val="21"/>
          <w:szCs w:val="21"/>
        </w:rPr>
        <w:t>GroupControl</w:t>
      </w:r>
      <w:proofErr w:type="spellEnd"/>
    </w:p>
    <w:p w14:paraId="1ADF3E70" w14:textId="77777777" w:rsidR="00A14C37" w:rsidRPr="00A14C37" w:rsidRDefault="00A14C37" w:rsidP="00A14C37">
      <w:pPr>
        <w:pStyle w:val="aa"/>
        <w:ind w:left="360"/>
        <w:rPr>
          <w:i/>
          <w:iCs/>
          <w:sz w:val="21"/>
          <w:szCs w:val="21"/>
        </w:rPr>
      </w:pPr>
      <w:r w:rsidRPr="00A14C37">
        <w:rPr>
          <w:i/>
          <w:iCs/>
          <w:sz w:val="21"/>
          <w:szCs w:val="21"/>
        </w:rPr>
        <w:t xml:space="preserve"> Session ID:    Not Available</w:t>
      </w:r>
    </w:p>
    <w:p w14:paraId="016AFD4A" w14:textId="77777777" w:rsidR="00A14C37" w:rsidRPr="00A14C37" w:rsidRDefault="00A14C37" w:rsidP="00A14C37">
      <w:pPr>
        <w:pStyle w:val="aa"/>
        <w:ind w:left="360"/>
        <w:rPr>
          <w:i/>
          <w:iCs/>
          <w:sz w:val="21"/>
          <w:szCs w:val="21"/>
        </w:rPr>
      </w:pPr>
      <w:r w:rsidRPr="00A14C37">
        <w:rPr>
          <w:i/>
          <w:iCs/>
          <w:sz w:val="21"/>
          <w:szCs w:val="21"/>
        </w:rPr>
        <w:t xml:space="preserve"> Secure Config:                        None |Current SSL State:                          None</w:t>
      </w:r>
    </w:p>
    <w:p w14:paraId="0083A35E" w14:textId="77777777" w:rsidR="00A14C37" w:rsidRPr="00A14C37" w:rsidRDefault="00A14C37" w:rsidP="00A14C37">
      <w:pPr>
        <w:pStyle w:val="aa"/>
        <w:ind w:left="360"/>
        <w:rPr>
          <w:i/>
          <w:iCs/>
          <w:sz w:val="21"/>
          <w:szCs w:val="21"/>
        </w:rPr>
      </w:pPr>
      <w:r w:rsidRPr="00A14C37">
        <w:rPr>
          <w:i/>
          <w:iCs/>
          <w:sz w:val="21"/>
          <w:szCs w:val="21"/>
        </w:rPr>
        <w:t xml:space="preserve"> Connection succeeded:                    1 |Connection failed:                             1</w:t>
      </w:r>
    </w:p>
    <w:p w14:paraId="551EEDB4" w14:textId="77777777" w:rsidR="00A14C37" w:rsidRPr="00A14C37" w:rsidRDefault="00A14C37" w:rsidP="00A14C37">
      <w:pPr>
        <w:pStyle w:val="aa"/>
        <w:ind w:left="360"/>
        <w:rPr>
          <w:i/>
          <w:iCs/>
          <w:sz w:val="21"/>
          <w:szCs w:val="21"/>
        </w:rPr>
      </w:pPr>
      <w:r w:rsidRPr="00A14C37">
        <w:rPr>
          <w:i/>
          <w:iCs/>
          <w:sz w:val="21"/>
          <w:szCs w:val="21"/>
        </w:rPr>
        <w:t xml:space="preserve"> Open packet sent:                        1 |Open packet received:                          1</w:t>
      </w:r>
    </w:p>
    <w:p w14:paraId="1E9207F4" w14:textId="77777777" w:rsidR="00A14C37" w:rsidRPr="00A14C37" w:rsidRDefault="00A14C37" w:rsidP="00A14C37">
      <w:pPr>
        <w:pStyle w:val="aa"/>
        <w:ind w:left="360"/>
        <w:rPr>
          <w:i/>
          <w:iCs/>
          <w:sz w:val="21"/>
          <w:szCs w:val="21"/>
        </w:rPr>
      </w:pPr>
      <w:r w:rsidRPr="00A14C37">
        <w:rPr>
          <w:i/>
          <w:iCs/>
          <w:sz w:val="21"/>
          <w:szCs w:val="21"/>
        </w:rPr>
        <w:t xml:space="preserve"> Open session succeeded:                  1 |Open session failed:                           0</w:t>
      </w:r>
    </w:p>
    <w:p w14:paraId="6347DE40" w14:textId="77777777" w:rsidR="00A14C37" w:rsidRPr="00A14C37" w:rsidRDefault="00A14C37" w:rsidP="00A14C37">
      <w:pPr>
        <w:pStyle w:val="aa"/>
        <w:ind w:left="360"/>
        <w:rPr>
          <w:i/>
          <w:iCs/>
          <w:sz w:val="21"/>
          <w:szCs w:val="21"/>
        </w:rPr>
      </w:pPr>
      <w:r w:rsidRPr="00A14C37">
        <w:rPr>
          <w:i/>
          <w:iCs/>
          <w:sz w:val="21"/>
          <w:szCs w:val="21"/>
        </w:rPr>
        <w:t xml:space="preserve"> Sessions Dropped:                        1 |Update packet received:                       12</w:t>
      </w:r>
    </w:p>
    <w:p w14:paraId="57262972" w14:textId="77777777" w:rsidR="00A14C37" w:rsidRPr="00A14C37" w:rsidRDefault="00A14C37" w:rsidP="00A14C37">
      <w:pPr>
        <w:pStyle w:val="aa"/>
        <w:ind w:left="360"/>
        <w:rPr>
          <w:i/>
          <w:iCs/>
          <w:sz w:val="21"/>
          <w:szCs w:val="21"/>
        </w:rPr>
      </w:pPr>
      <w:r w:rsidRPr="00A14C37">
        <w:rPr>
          <w:i/>
          <w:iCs/>
          <w:sz w:val="21"/>
          <w:szCs w:val="21"/>
        </w:rPr>
        <w:t xml:space="preserve"> Keepalive packet sent:                   2 |Keepalive packet received:                     1</w:t>
      </w:r>
    </w:p>
    <w:p w14:paraId="6E10DF57" w14:textId="77777777" w:rsidR="00A14C37" w:rsidRPr="00A14C37" w:rsidRDefault="00A14C37" w:rsidP="00A14C37">
      <w:pPr>
        <w:pStyle w:val="aa"/>
        <w:ind w:left="360"/>
        <w:rPr>
          <w:i/>
          <w:iCs/>
          <w:sz w:val="21"/>
          <w:szCs w:val="21"/>
        </w:rPr>
      </w:pPr>
      <w:r w:rsidRPr="00A14C37">
        <w:rPr>
          <w:i/>
          <w:iCs/>
          <w:sz w:val="21"/>
          <w:szCs w:val="21"/>
        </w:rPr>
        <w:t xml:space="preserve"> Notify packet sent:                      0 |Notify packet received:                        0</w:t>
      </w:r>
    </w:p>
    <w:p w14:paraId="18550026" w14:textId="77777777" w:rsidR="00A14C37" w:rsidRPr="00A14C37" w:rsidRDefault="00A14C37" w:rsidP="00A14C37">
      <w:pPr>
        <w:pStyle w:val="aa"/>
        <w:ind w:left="360"/>
        <w:rPr>
          <w:i/>
          <w:iCs/>
          <w:sz w:val="21"/>
          <w:szCs w:val="21"/>
        </w:rPr>
      </w:pPr>
      <w:r w:rsidRPr="00A14C37">
        <w:rPr>
          <w:i/>
          <w:iCs/>
          <w:sz w:val="21"/>
          <w:szCs w:val="21"/>
        </w:rPr>
        <w:t xml:space="preserve"> Message Header Error:                    0 |Protocol RDT(</w:t>
      </w:r>
      <w:proofErr w:type="spellStart"/>
      <w:r w:rsidRPr="00A14C37">
        <w:rPr>
          <w:i/>
          <w:iCs/>
          <w:sz w:val="21"/>
          <w:szCs w:val="21"/>
        </w:rPr>
        <w:t>ms</w:t>
      </w:r>
      <w:proofErr w:type="spellEnd"/>
      <w:r w:rsidRPr="00A14C37">
        <w:rPr>
          <w:i/>
          <w:iCs/>
          <w:sz w:val="21"/>
          <w:szCs w:val="21"/>
        </w:rPr>
        <w:t>):                              0</w:t>
      </w:r>
    </w:p>
    <w:p w14:paraId="0FF368E1" w14:textId="77777777" w:rsidR="00A14C37" w:rsidRPr="00A14C37" w:rsidRDefault="00A14C37" w:rsidP="00A14C37">
      <w:pPr>
        <w:pStyle w:val="aa"/>
        <w:ind w:left="360"/>
        <w:rPr>
          <w:i/>
          <w:iCs/>
          <w:sz w:val="21"/>
          <w:szCs w:val="21"/>
        </w:rPr>
      </w:pPr>
      <w:r w:rsidRPr="00A14C37">
        <w:rPr>
          <w:i/>
          <w:iCs/>
          <w:sz w:val="21"/>
          <w:szCs w:val="21"/>
        </w:rPr>
        <w:t xml:space="preserve"> GSLB Protocol Version:                   2</w:t>
      </w:r>
    </w:p>
    <w:p w14:paraId="080B46A0" w14:textId="77777777" w:rsidR="00A14C37" w:rsidRPr="00A14C37" w:rsidRDefault="00A14C37" w:rsidP="00A14C37">
      <w:pPr>
        <w:pStyle w:val="aa"/>
        <w:ind w:left="360"/>
        <w:rPr>
          <w:i/>
          <w:iCs/>
          <w:sz w:val="21"/>
          <w:szCs w:val="21"/>
        </w:rPr>
      </w:pPr>
      <w:r w:rsidRPr="00A14C37">
        <w:rPr>
          <w:i/>
          <w:iCs/>
          <w:sz w:val="21"/>
          <w:szCs w:val="21"/>
        </w:rPr>
        <w:t xml:space="preserve"> Secure negotiation Success:              0 |Secure negotiation Failures:                   0</w:t>
      </w:r>
    </w:p>
    <w:p w14:paraId="33A11528" w14:textId="77777777" w:rsidR="00A14C37" w:rsidRPr="00A14C37" w:rsidRDefault="00A14C37" w:rsidP="00A14C37">
      <w:pPr>
        <w:pStyle w:val="aa"/>
        <w:ind w:left="360"/>
        <w:rPr>
          <w:i/>
          <w:iCs/>
          <w:sz w:val="21"/>
          <w:szCs w:val="21"/>
        </w:rPr>
      </w:pPr>
      <w:r w:rsidRPr="00A14C37">
        <w:rPr>
          <w:i/>
          <w:iCs/>
          <w:sz w:val="21"/>
          <w:szCs w:val="21"/>
        </w:rPr>
        <w:t xml:space="preserve"> SSL handshake Success:                   0 |SSL handshake Failures:                        0</w:t>
      </w:r>
    </w:p>
    <w:p w14:paraId="45B57FBD" w14:textId="77777777" w:rsidR="00A14C37" w:rsidRPr="00A14C37" w:rsidRDefault="00A14C37" w:rsidP="00A14C37">
      <w:pPr>
        <w:pStyle w:val="aa"/>
        <w:ind w:left="360"/>
        <w:rPr>
          <w:i/>
          <w:iCs/>
          <w:sz w:val="21"/>
          <w:szCs w:val="21"/>
        </w:rPr>
      </w:pPr>
    </w:p>
    <w:p w14:paraId="5EF25830" w14:textId="77777777" w:rsidR="00A14C37" w:rsidRPr="00A14C37" w:rsidRDefault="00A14C37" w:rsidP="00A14C37">
      <w:pPr>
        <w:pStyle w:val="aa"/>
        <w:ind w:left="360"/>
        <w:rPr>
          <w:i/>
          <w:iCs/>
          <w:sz w:val="21"/>
          <w:szCs w:val="21"/>
        </w:rPr>
      </w:pPr>
      <w:r w:rsidRPr="00A14C37">
        <w:rPr>
          <w:i/>
          <w:iCs/>
          <w:sz w:val="21"/>
          <w:szCs w:val="21"/>
        </w:rPr>
        <w:t>GSLB site: eastus_2</w:t>
      </w:r>
    </w:p>
    <w:p w14:paraId="122E242C" w14:textId="77777777" w:rsidR="00A14C37" w:rsidRPr="00A14C37" w:rsidRDefault="00A14C37" w:rsidP="00A14C37">
      <w:pPr>
        <w:pStyle w:val="aa"/>
        <w:ind w:left="360"/>
        <w:rPr>
          <w:i/>
          <w:iCs/>
          <w:sz w:val="21"/>
          <w:szCs w:val="21"/>
        </w:rPr>
      </w:pPr>
      <w:r w:rsidRPr="00A14C37">
        <w:rPr>
          <w:i/>
          <w:iCs/>
          <w:sz w:val="21"/>
          <w:szCs w:val="21"/>
        </w:rPr>
        <w:t xml:space="preserve">  SLB device: slb2 (10.2.20.5:18556) </w:t>
      </w:r>
      <w:proofErr w:type="spellStart"/>
      <w:r w:rsidRPr="00A14C37">
        <w:rPr>
          <w:i/>
          <w:iCs/>
          <w:sz w:val="21"/>
          <w:szCs w:val="21"/>
        </w:rPr>
        <w:t>GroupControl</w:t>
      </w:r>
      <w:proofErr w:type="spellEnd"/>
    </w:p>
    <w:p w14:paraId="0F2E73B2" w14:textId="77777777" w:rsidR="00A14C37" w:rsidRPr="00A14C37" w:rsidRDefault="00A14C37" w:rsidP="00A14C37">
      <w:pPr>
        <w:pStyle w:val="aa"/>
        <w:ind w:left="360"/>
        <w:rPr>
          <w:i/>
          <w:iCs/>
          <w:sz w:val="21"/>
          <w:szCs w:val="21"/>
        </w:rPr>
      </w:pPr>
      <w:r w:rsidRPr="00A14C37">
        <w:rPr>
          <w:i/>
          <w:iCs/>
          <w:sz w:val="21"/>
          <w:szCs w:val="21"/>
        </w:rPr>
        <w:t xml:space="preserve"> Session ID:    Not Available</w:t>
      </w:r>
    </w:p>
    <w:p w14:paraId="041920A0" w14:textId="77777777" w:rsidR="00A14C37" w:rsidRPr="00A14C37" w:rsidRDefault="00A14C37" w:rsidP="00A14C37">
      <w:pPr>
        <w:pStyle w:val="aa"/>
        <w:ind w:left="360"/>
        <w:rPr>
          <w:i/>
          <w:iCs/>
          <w:sz w:val="21"/>
          <w:szCs w:val="21"/>
        </w:rPr>
      </w:pPr>
      <w:r w:rsidRPr="00A14C37">
        <w:rPr>
          <w:i/>
          <w:iCs/>
          <w:sz w:val="21"/>
          <w:szCs w:val="21"/>
        </w:rPr>
        <w:t xml:space="preserve"> Secure Config:                        None |Current SSL State:                          None</w:t>
      </w:r>
    </w:p>
    <w:p w14:paraId="53054D00" w14:textId="77777777" w:rsidR="00A14C37" w:rsidRPr="00A14C37" w:rsidRDefault="00A14C37" w:rsidP="00A14C37">
      <w:pPr>
        <w:pStyle w:val="aa"/>
        <w:ind w:left="360"/>
        <w:rPr>
          <w:i/>
          <w:iCs/>
          <w:sz w:val="21"/>
          <w:szCs w:val="21"/>
        </w:rPr>
      </w:pPr>
      <w:r w:rsidRPr="00A14C37">
        <w:rPr>
          <w:i/>
          <w:iCs/>
          <w:sz w:val="21"/>
          <w:szCs w:val="21"/>
        </w:rPr>
        <w:t xml:space="preserve"> Connection succeeded:                    1 |Connection failed:                             1</w:t>
      </w:r>
    </w:p>
    <w:p w14:paraId="0D67DFA8" w14:textId="77777777" w:rsidR="00A14C37" w:rsidRPr="00A14C37" w:rsidRDefault="00A14C37" w:rsidP="00A14C37">
      <w:pPr>
        <w:pStyle w:val="aa"/>
        <w:ind w:left="360"/>
        <w:rPr>
          <w:i/>
          <w:iCs/>
          <w:sz w:val="21"/>
          <w:szCs w:val="21"/>
        </w:rPr>
      </w:pPr>
      <w:r w:rsidRPr="00A14C37">
        <w:rPr>
          <w:i/>
          <w:iCs/>
          <w:sz w:val="21"/>
          <w:szCs w:val="21"/>
        </w:rPr>
        <w:t xml:space="preserve"> Open packet sent:                        1 |Open packet received:                          1</w:t>
      </w:r>
    </w:p>
    <w:p w14:paraId="64FBDDA9" w14:textId="77777777" w:rsidR="00A14C37" w:rsidRPr="00A14C37" w:rsidRDefault="00A14C37" w:rsidP="00A14C37">
      <w:pPr>
        <w:pStyle w:val="aa"/>
        <w:ind w:left="360"/>
        <w:rPr>
          <w:i/>
          <w:iCs/>
          <w:sz w:val="21"/>
          <w:szCs w:val="21"/>
        </w:rPr>
      </w:pPr>
      <w:r w:rsidRPr="00A14C37">
        <w:rPr>
          <w:i/>
          <w:iCs/>
          <w:sz w:val="21"/>
          <w:szCs w:val="21"/>
        </w:rPr>
        <w:t xml:space="preserve"> Open session succeeded:                  1 |Open session failed:                           0</w:t>
      </w:r>
    </w:p>
    <w:p w14:paraId="2D738DFD" w14:textId="77777777" w:rsidR="00A14C37" w:rsidRPr="00A14C37" w:rsidRDefault="00A14C37" w:rsidP="00A14C37">
      <w:pPr>
        <w:pStyle w:val="aa"/>
        <w:ind w:left="360"/>
        <w:rPr>
          <w:i/>
          <w:iCs/>
          <w:sz w:val="21"/>
          <w:szCs w:val="21"/>
        </w:rPr>
      </w:pPr>
      <w:r w:rsidRPr="00A14C37">
        <w:rPr>
          <w:i/>
          <w:iCs/>
          <w:sz w:val="21"/>
          <w:szCs w:val="21"/>
        </w:rPr>
        <w:t xml:space="preserve"> Sessions Dropped:                        1 |Update packet received:                       14</w:t>
      </w:r>
    </w:p>
    <w:p w14:paraId="451AE479" w14:textId="77777777" w:rsidR="00A14C37" w:rsidRPr="00A14C37" w:rsidRDefault="00A14C37" w:rsidP="00A14C37">
      <w:pPr>
        <w:pStyle w:val="aa"/>
        <w:ind w:left="360"/>
        <w:rPr>
          <w:i/>
          <w:iCs/>
          <w:sz w:val="21"/>
          <w:szCs w:val="21"/>
        </w:rPr>
      </w:pPr>
      <w:r w:rsidRPr="00A14C37">
        <w:rPr>
          <w:i/>
          <w:iCs/>
          <w:sz w:val="21"/>
          <w:szCs w:val="21"/>
        </w:rPr>
        <w:t xml:space="preserve"> Keepalive packet sent:                   2 |Keepalive packet received:                     1</w:t>
      </w:r>
    </w:p>
    <w:p w14:paraId="33BBCD53" w14:textId="77777777" w:rsidR="00A14C37" w:rsidRPr="00A14C37" w:rsidRDefault="00A14C37" w:rsidP="00A14C37">
      <w:pPr>
        <w:pStyle w:val="aa"/>
        <w:ind w:left="360"/>
        <w:rPr>
          <w:i/>
          <w:iCs/>
          <w:sz w:val="21"/>
          <w:szCs w:val="21"/>
        </w:rPr>
      </w:pPr>
      <w:r w:rsidRPr="00A14C37">
        <w:rPr>
          <w:i/>
          <w:iCs/>
          <w:sz w:val="21"/>
          <w:szCs w:val="21"/>
        </w:rPr>
        <w:t xml:space="preserve"> Notify packet sent:                      0 |Notify packet received:                        0</w:t>
      </w:r>
    </w:p>
    <w:p w14:paraId="46C0BB0D" w14:textId="77777777" w:rsidR="00A14C37" w:rsidRPr="00A14C37" w:rsidRDefault="00A14C37" w:rsidP="00A14C37">
      <w:pPr>
        <w:pStyle w:val="aa"/>
        <w:ind w:left="360"/>
        <w:rPr>
          <w:i/>
          <w:iCs/>
          <w:sz w:val="21"/>
          <w:szCs w:val="21"/>
        </w:rPr>
      </w:pPr>
      <w:r w:rsidRPr="00A14C37">
        <w:rPr>
          <w:i/>
          <w:iCs/>
          <w:sz w:val="21"/>
          <w:szCs w:val="21"/>
        </w:rPr>
        <w:t xml:space="preserve"> Message Header Error:                    0 |Protocol RDT(</w:t>
      </w:r>
      <w:proofErr w:type="spellStart"/>
      <w:r w:rsidRPr="00A14C37">
        <w:rPr>
          <w:i/>
          <w:iCs/>
          <w:sz w:val="21"/>
          <w:szCs w:val="21"/>
        </w:rPr>
        <w:t>ms</w:t>
      </w:r>
      <w:proofErr w:type="spellEnd"/>
      <w:r w:rsidRPr="00A14C37">
        <w:rPr>
          <w:i/>
          <w:iCs/>
          <w:sz w:val="21"/>
          <w:szCs w:val="21"/>
        </w:rPr>
        <w:t>):                              0</w:t>
      </w:r>
    </w:p>
    <w:p w14:paraId="6AD4A9A7" w14:textId="77777777" w:rsidR="00A14C37" w:rsidRPr="00A14C37" w:rsidRDefault="00A14C37" w:rsidP="00A14C37">
      <w:pPr>
        <w:pStyle w:val="aa"/>
        <w:ind w:left="360"/>
        <w:rPr>
          <w:i/>
          <w:iCs/>
          <w:sz w:val="21"/>
          <w:szCs w:val="21"/>
        </w:rPr>
      </w:pPr>
      <w:r w:rsidRPr="00A14C37">
        <w:rPr>
          <w:i/>
          <w:iCs/>
          <w:sz w:val="21"/>
          <w:szCs w:val="21"/>
        </w:rPr>
        <w:t xml:space="preserve"> GSLB Protocol Version:                   2</w:t>
      </w:r>
    </w:p>
    <w:p w14:paraId="7B7D53E4" w14:textId="77777777" w:rsidR="00A14C37" w:rsidRPr="00A14C37" w:rsidRDefault="00A14C37" w:rsidP="00A14C37">
      <w:pPr>
        <w:pStyle w:val="aa"/>
        <w:ind w:left="360"/>
        <w:rPr>
          <w:i/>
          <w:iCs/>
          <w:sz w:val="21"/>
          <w:szCs w:val="21"/>
        </w:rPr>
      </w:pPr>
      <w:r w:rsidRPr="00A14C37">
        <w:rPr>
          <w:i/>
          <w:iCs/>
          <w:sz w:val="21"/>
          <w:szCs w:val="21"/>
        </w:rPr>
        <w:t xml:space="preserve"> Secure negotiation Success:              0 |Secure negotiation Failures:                   0</w:t>
      </w:r>
    </w:p>
    <w:p w14:paraId="12084525" w14:textId="77777777" w:rsidR="00A14C37" w:rsidRPr="00A14C37" w:rsidRDefault="00A14C37" w:rsidP="00A14C37">
      <w:pPr>
        <w:pStyle w:val="aa"/>
        <w:ind w:left="360"/>
        <w:rPr>
          <w:i/>
          <w:iCs/>
          <w:sz w:val="21"/>
          <w:szCs w:val="21"/>
        </w:rPr>
      </w:pPr>
      <w:r w:rsidRPr="00A14C37">
        <w:rPr>
          <w:i/>
          <w:iCs/>
          <w:sz w:val="21"/>
          <w:szCs w:val="21"/>
        </w:rPr>
        <w:t xml:space="preserve"> SSL handshake Success:                   0 |SSL handshake Failures:                        0</w:t>
      </w:r>
    </w:p>
    <w:p w14:paraId="625164E5" w14:textId="77777777" w:rsidR="00A14C37" w:rsidRPr="00A14C37" w:rsidRDefault="00A14C37" w:rsidP="00A14C37">
      <w:pPr>
        <w:pStyle w:val="aa"/>
        <w:ind w:left="360"/>
        <w:rPr>
          <w:i/>
          <w:iCs/>
          <w:sz w:val="21"/>
          <w:szCs w:val="21"/>
        </w:rPr>
      </w:pPr>
    </w:p>
    <w:p w14:paraId="679897D4" w14:textId="77777777" w:rsidR="00A14C37" w:rsidRPr="00A14C37" w:rsidRDefault="00A14C37" w:rsidP="00A14C37">
      <w:pPr>
        <w:pStyle w:val="aa"/>
        <w:ind w:left="360"/>
        <w:rPr>
          <w:i/>
          <w:iCs/>
          <w:sz w:val="21"/>
          <w:szCs w:val="21"/>
        </w:rPr>
      </w:pPr>
      <w:r w:rsidRPr="00A14C37">
        <w:rPr>
          <w:i/>
          <w:iCs/>
          <w:sz w:val="21"/>
          <w:szCs w:val="21"/>
        </w:rPr>
        <w:t>GSLB site: eastus2_1</w:t>
      </w:r>
    </w:p>
    <w:p w14:paraId="64059CC5" w14:textId="77777777" w:rsidR="00A14C37" w:rsidRPr="00A14C37" w:rsidRDefault="00A14C37" w:rsidP="00A14C37">
      <w:pPr>
        <w:pStyle w:val="aa"/>
        <w:ind w:left="360"/>
        <w:rPr>
          <w:i/>
          <w:iCs/>
          <w:sz w:val="21"/>
          <w:szCs w:val="21"/>
        </w:rPr>
      </w:pPr>
      <w:r w:rsidRPr="00A14C37">
        <w:rPr>
          <w:i/>
          <w:iCs/>
          <w:sz w:val="21"/>
          <w:szCs w:val="21"/>
        </w:rPr>
        <w:t xml:space="preserve">  SLB device: slb3 (10.2.20.5:13002) </w:t>
      </w:r>
      <w:proofErr w:type="spellStart"/>
      <w:r w:rsidRPr="00A14C37">
        <w:rPr>
          <w:i/>
          <w:iCs/>
          <w:sz w:val="21"/>
          <w:szCs w:val="21"/>
        </w:rPr>
        <w:t>GroupControl</w:t>
      </w:r>
      <w:proofErr w:type="spellEnd"/>
    </w:p>
    <w:p w14:paraId="465C1BF7" w14:textId="77777777" w:rsidR="00A14C37" w:rsidRPr="00A14C37" w:rsidRDefault="00A14C37" w:rsidP="00A14C37">
      <w:pPr>
        <w:pStyle w:val="aa"/>
        <w:ind w:left="360"/>
        <w:rPr>
          <w:i/>
          <w:iCs/>
          <w:sz w:val="21"/>
          <w:szCs w:val="21"/>
        </w:rPr>
      </w:pPr>
      <w:r w:rsidRPr="00A14C37">
        <w:rPr>
          <w:i/>
          <w:iCs/>
          <w:sz w:val="21"/>
          <w:szCs w:val="21"/>
        </w:rPr>
        <w:t xml:space="preserve"> Session ID:    Not Available</w:t>
      </w:r>
    </w:p>
    <w:p w14:paraId="56A9A9DF" w14:textId="77777777" w:rsidR="00A14C37" w:rsidRPr="00A14C37" w:rsidRDefault="00A14C37" w:rsidP="00A14C37">
      <w:pPr>
        <w:pStyle w:val="aa"/>
        <w:ind w:left="360"/>
        <w:rPr>
          <w:i/>
          <w:iCs/>
          <w:sz w:val="21"/>
          <w:szCs w:val="21"/>
        </w:rPr>
      </w:pPr>
      <w:r w:rsidRPr="00A14C37">
        <w:rPr>
          <w:i/>
          <w:iCs/>
          <w:sz w:val="21"/>
          <w:szCs w:val="21"/>
        </w:rPr>
        <w:t xml:space="preserve"> Secure Config:                        None |Current SSL State:                          None</w:t>
      </w:r>
    </w:p>
    <w:p w14:paraId="45E6B35E" w14:textId="77777777" w:rsidR="00A14C37" w:rsidRPr="00A14C37" w:rsidRDefault="00A14C37" w:rsidP="00A14C37">
      <w:pPr>
        <w:pStyle w:val="aa"/>
        <w:ind w:left="360"/>
        <w:rPr>
          <w:i/>
          <w:iCs/>
          <w:sz w:val="21"/>
          <w:szCs w:val="21"/>
        </w:rPr>
      </w:pPr>
      <w:r w:rsidRPr="00A14C37">
        <w:rPr>
          <w:i/>
          <w:iCs/>
          <w:sz w:val="21"/>
          <w:szCs w:val="21"/>
        </w:rPr>
        <w:t xml:space="preserve"> Connection succeeded:                    1 |Connection failed:                             1</w:t>
      </w:r>
    </w:p>
    <w:p w14:paraId="3E7BF171" w14:textId="77777777" w:rsidR="00A14C37" w:rsidRPr="00A14C37" w:rsidRDefault="00A14C37" w:rsidP="00A14C37">
      <w:pPr>
        <w:pStyle w:val="aa"/>
        <w:ind w:left="360"/>
        <w:rPr>
          <w:i/>
          <w:iCs/>
          <w:sz w:val="21"/>
          <w:szCs w:val="21"/>
        </w:rPr>
      </w:pPr>
      <w:r w:rsidRPr="00A14C37">
        <w:rPr>
          <w:i/>
          <w:iCs/>
          <w:sz w:val="21"/>
          <w:szCs w:val="21"/>
        </w:rPr>
        <w:t xml:space="preserve"> Open packet sent:                        1 |Open packet received:                          1</w:t>
      </w:r>
    </w:p>
    <w:p w14:paraId="33EA6327" w14:textId="77777777" w:rsidR="00A14C37" w:rsidRPr="00A14C37" w:rsidRDefault="00A14C37" w:rsidP="00A14C37">
      <w:pPr>
        <w:pStyle w:val="aa"/>
        <w:ind w:left="360"/>
        <w:rPr>
          <w:i/>
          <w:iCs/>
          <w:sz w:val="21"/>
          <w:szCs w:val="21"/>
        </w:rPr>
      </w:pPr>
      <w:r w:rsidRPr="00A14C37">
        <w:rPr>
          <w:i/>
          <w:iCs/>
          <w:sz w:val="21"/>
          <w:szCs w:val="21"/>
        </w:rPr>
        <w:t xml:space="preserve"> Open session succeeded:                  1 |Open session failed:                           0</w:t>
      </w:r>
    </w:p>
    <w:p w14:paraId="41EAA69C" w14:textId="77777777" w:rsidR="00A14C37" w:rsidRPr="00A14C37" w:rsidRDefault="00A14C37" w:rsidP="00A14C37">
      <w:pPr>
        <w:pStyle w:val="aa"/>
        <w:ind w:left="360"/>
        <w:rPr>
          <w:i/>
          <w:iCs/>
          <w:sz w:val="21"/>
          <w:szCs w:val="21"/>
        </w:rPr>
      </w:pPr>
      <w:r w:rsidRPr="00A14C37">
        <w:rPr>
          <w:i/>
          <w:iCs/>
          <w:sz w:val="21"/>
          <w:szCs w:val="21"/>
        </w:rPr>
        <w:t xml:space="preserve"> Sessions Dropped:                        1 |Update packet received:                       10</w:t>
      </w:r>
    </w:p>
    <w:p w14:paraId="62068789" w14:textId="77777777" w:rsidR="00A14C37" w:rsidRPr="00A14C37" w:rsidRDefault="00A14C37" w:rsidP="00A14C37">
      <w:pPr>
        <w:pStyle w:val="aa"/>
        <w:ind w:left="360"/>
        <w:rPr>
          <w:i/>
          <w:iCs/>
          <w:sz w:val="21"/>
          <w:szCs w:val="21"/>
        </w:rPr>
      </w:pPr>
      <w:r w:rsidRPr="00A14C37">
        <w:rPr>
          <w:i/>
          <w:iCs/>
          <w:sz w:val="21"/>
          <w:szCs w:val="21"/>
        </w:rPr>
        <w:lastRenderedPageBreak/>
        <w:t xml:space="preserve"> Keepalive packet sent:                   2 |Keepalive packet received:                     1</w:t>
      </w:r>
    </w:p>
    <w:p w14:paraId="2F8A7CF2" w14:textId="77777777" w:rsidR="00A14C37" w:rsidRPr="00A14C37" w:rsidRDefault="00A14C37" w:rsidP="00A14C37">
      <w:pPr>
        <w:pStyle w:val="aa"/>
        <w:ind w:left="360"/>
        <w:rPr>
          <w:i/>
          <w:iCs/>
          <w:sz w:val="21"/>
          <w:szCs w:val="21"/>
        </w:rPr>
      </w:pPr>
      <w:r w:rsidRPr="00A14C37">
        <w:rPr>
          <w:i/>
          <w:iCs/>
          <w:sz w:val="21"/>
          <w:szCs w:val="21"/>
        </w:rPr>
        <w:t xml:space="preserve"> Notify packet sent:                      0 |Notify packet received:                        0</w:t>
      </w:r>
    </w:p>
    <w:p w14:paraId="6EE81226" w14:textId="77777777" w:rsidR="00A14C37" w:rsidRPr="00A14C37" w:rsidRDefault="00A14C37" w:rsidP="00A14C37">
      <w:pPr>
        <w:pStyle w:val="aa"/>
        <w:ind w:left="360"/>
        <w:rPr>
          <w:i/>
          <w:iCs/>
          <w:sz w:val="21"/>
          <w:szCs w:val="21"/>
        </w:rPr>
      </w:pPr>
      <w:r w:rsidRPr="00A14C37">
        <w:rPr>
          <w:i/>
          <w:iCs/>
          <w:sz w:val="21"/>
          <w:szCs w:val="21"/>
        </w:rPr>
        <w:t xml:space="preserve"> Message Header Error:                    0 |Protocol RDT(</w:t>
      </w:r>
      <w:proofErr w:type="spellStart"/>
      <w:r w:rsidRPr="00A14C37">
        <w:rPr>
          <w:i/>
          <w:iCs/>
          <w:sz w:val="21"/>
          <w:szCs w:val="21"/>
        </w:rPr>
        <w:t>ms</w:t>
      </w:r>
      <w:proofErr w:type="spellEnd"/>
      <w:r w:rsidRPr="00A14C37">
        <w:rPr>
          <w:i/>
          <w:iCs/>
          <w:sz w:val="21"/>
          <w:szCs w:val="21"/>
        </w:rPr>
        <w:t>):                              0</w:t>
      </w:r>
    </w:p>
    <w:p w14:paraId="580D2B86" w14:textId="77777777" w:rsidR="00A14C37" w:rsidRPr="00A14C37" w:rsidRDefault="00A14C37" w:rsidP="00A14C37">
      <w:pPr>
        <w:pStyle w:val="aa"/>
        <w:ind w:left="360"/>
        <w:rPr>
          <w:i/>
          <w:iCs/>
          <w:sz w:val="21"/>
          <w:szCs w:val="21"/>
        </w:rPr>
      </w:pPr>
      <w:r w:rsidRPr="00A14C37">
        <w:rPr>
          <w:i/>
          <w:iCs/>
          <w:sz w:val="21"/>
          <w:szCs w:val="21"/>
        </w:rPr>
        <w:t xml:space="preserve"> GSLB Protocol Version:                   2</w:t>
      </w:r>
    </w:p>
    <w:p w14:paraId="0C4B86EE" w14:textId="77777777" w:rsidR="00A14C37" w:rsidRPr="00A14C37" w:rsidRDefault="00A14C37" w:rsidP="00A14C37">
      <w:pPr>
        <w:pStyle w:val="aa"/>
        <w:ind w:left="360"/>
        <w:rPr>
          <w:i/>
          <w:iCs/>
          <w:sz w:val="21"/>
          <w:szCs w:val="21"/>
        </w:rPr>
      </w:pPr>
      <w:r w:rsidRPr="00A14C37">
        <w:rPr>
          <w:i/>
          <w:iCs/>
          <w:sz w:val="21"/>
          <w:szCs w:val="21"/>
        </w:rPr>
        <w:t xml:space="preserve"> Secure negotiation Success:              0 |Secure negotiation Failures:                   0</w:t>
      </w:r>
    </w:p>
    <w:p w14:paraId="4884045E" w14:textId="77777777" w:rsidR="00A14C37" w:rsidRPr="00A14C37" w:rsidRDefault="00A14C37" w:rsidP="00A14C37">
      <w:pPr>
        <w:pStyle w:val="aa"/>
        <w:ind w:left="360"/>
        <w:rPr>
          <w:i/>
          <w:iCs/>
          <w:sz w:val="21"/>
          <w:szCs w:val="21"/>
        </w:rPr>
      </w:pPr>
      <w:r w:rsidRPr="00A14C37">
        <w:rPr>
          <w:i/>
          <w:iCs/>
          <w:sz w:val="21"/>
          <w:szCs w:val="21"/>
        </w:rPr>
        <w:t xml:space="preserve"> SSL handshake Success:                   0 |SSL handshake Failures:                        0</w:t>
      </w:r>
    </w:p>
    <w:p w14:paraId="0BA874ED" w14:textId="77777777" w:rsidR="00A14C37" w:rsidRPr="00A14C37" w:rsidRDefault="00A14C37" w:rsidP="00A14C37">
      <w:pPr>
        <w:pStyle w:val="aa"/>
        <w:ind w:left="360"/>
        <w:rPr>
          <w:i/>
          <w:iCs/>
          <w:sz w:val="21"/>
          <w:szCs w:val="21"/>
        </w:rPr>
      </w:pPr>
    </w:p>
    <w:p w14:paraId="589A555A" w14:textId="77777777" w:rsidR="00A14C37" w:rsidRPr="00A14C37" w:rsidRDefault="00A14C37" w:rsidP="00A14C37">
      <w:pPr>
        <w:pStyle w:val="aa"/>
        <w:ind w:left="360"/>
        <w:rPr>
          <w:i/>
          <w:iCs/>
          <w:sz w:val="21"/>
          <w:szCs w:val="21"/>
        </w:rPr>
      </w:pPr>
      <w:r w:rsidRPr="00A14C37">
        <w:rPr>
          <w:i/>
          <w:iCs/>
          <w:sz w:val="21"/>
          <w:szCs w:val="21"/>
        </w:rPr>
        <w:t>GSLB site: eastus2_2</w:t>
      </w:r>
    </w:p>
    <w:p w14:paraId="33C952CF" w14:textId="77777777" w:rsidR="00A14C37" w:rsidRPr="00A14C37" w:rsidRDefault="00A14C37" w:rsidP="00A14C37">
      <w:pPr>
        <w:pStyle w:val="aa"/>
        <w:ind w:left="360"/>
        <w:rPr>
          <w:i/>
          <w:iCs/>
          <w:sz w:val="21"/>
          <w:szCs w:val="21"/>
        </w:rPr>
      </w:pPr>
      <w:r w:rsidRPr="00A14C37">
        <w:rPr>
          <w:i/>
          <w:iCs/>
          <w:sz w:val="21"/>
          <w:szCs w:val="21"/>
        </w:rPr>
        <w:t xml:space="preserve">  SLB device: slb4 (10.2.20.5:1200) </w:t>
      </w:r>
      <w:proofErr w:type="spellStart"/>
      <w:r w:rsidRPr="00A14C37">
        <w:rPr>
          <w:i/>
          <w:iCs/>
          <w:sz w:val="21"/>
          <w:szCs w:val="21"/>
        </w:rPr>
        <w:t>GroupControl</w:t>
      </w:r>
      <w:proofErr w:type="spellEnd"/>
    </w:p>
    <w:p w14:paraId="4D7AA55E" w14:textId="77777777" w:rsidR="00A14C37" w:rsidRPr="00A14C37" w:rsidRDefault="00A14C37" w:rsidP="00A14C37">
      <w:pPr>
        <w:pStyle w:val="aa"/>
        <w:ind w:left="360"/>
        <w:rPr>
          <w:i/>
          <w:iCs/>
          <w:sz w:val="21"/>
          <w:szCs w:val="21"/>
        </w:rPr>
      </w:pPr>
      <w:r w:rsidRPr="00A14C37">
        <w:rPr>
          <w:i/>
          <w:iCs/>
          <w:sz w:val="21"/>
          <w:szCs w:val="21"/>
        </w:rPr>
        <w:t xml:space="preserve"> Session ID:    Not Available</w:t>
      </w:r>
    </w:p>
    <w:p w14:paraId="7526DCA4" w14:textId="77777777" w:rsidR="00A14C37" w:rsidRPr="00A14C37" w:rsidRDefault="00A14C37" w:rsidP="00A14C37">
      <w:pPr>
        <w:pStyle w:val="aa"/>
        <w:ind w:left="360"/>
        <w:rPr>
          <w:i/>
          <w:iCs/>
          <w:sz w:val="21"/>
          <w:szCs w:val="21"/>
        </w:rPr>
      </w:pPr>
      <w:r w:rsidRPr="00A14C37">
        <w:rPr>
          <w:i/>
          <w:iCs/>
          <w:sz w:val="21"/>
          <w:szCs w:val="21"/>
        </w:rPr>
        <w:t xml:space="preserve"> Secure Config:                        None |Current SSL State:                          None</w:t>
      </w:r>
    </w:p>
    <w:p w14:paraId="6EEB6315" w14:textId="77777777" w:rsidR="00A14C37" w:rsidRPr="00A14C37" w:rsidRDefault="00A14C37" w:rsidP="00A14C37">
      <w:pPr>
        <w:pStyle w:val="aa"/>
        <w:ind w:left="360"/>
        <w:rPr>
          <w:i/>
          <w:iCs/>
          <w:sz w:val="21"/>
          <w:szCs w:val="21"/>
        </w:rPr>
      </w:pPr>
      <w:r w:rsidRPr="00A14C37">
        <w:rPr>
          <w:i/>
          <w:iCs/>
          <w:sz w:val="21"/>
          <w:szCs w:val="21"/>
        </w:rPr>
        <w:t xml:space="preserve"> Connection succeeded:                    1 |Connection failed:                             0</w:t>
      </w:r>
    </w:p>
    <w:p w14:paraId="5744FEDC" w14:textId="77777777" w:rsidR="00A14C37" w:rsidRPr="00A14C37" w:rsidRDefault="00A14C37" w:rsidP="00A14C37">
      <w:pPr>
        <w:pStyle w:val="aa"/>
        <w:ind w:left="360"/>
        <w:rPr>
          <w:i/>
          <w:iCs/>
          <w:sz w:val="21"/>
          <w:szCs w:val="21"/>
        </w:rPr>
      </w:pPr>
      <w:r w:rsidRPr="00A14C37">
        <w:rPr>
          <w:i/>
          <w:iCs/>
          <w:sz w:val="21"/>
          <w:szCs w:val="21"/>
        </w:rPr>
        <w:t xml:space="preserve"> Open packet sent:                        1 |Open packet received:                          1</w:t>
      </w:r>
    </w:p>
    <w:p w14:paraId="0CF21CDC" w14:textId="77777777" w:rsidR="00A14C37" w:rsidRPr="00A14C37" w:rsidRDefault="00A14C37" w:rsidP="00A14C37">
      <w:pPr>
        <w:pStyle w:val="aa"/>
        <w:ind w:left="360"/>
        <w:rPr>
          <w:i/>
          <w:iCs/>
          <w:sz w:val="21"/>
          <w:szCs w:val="21"/>
        </w:rPr>
      </w:pPr>
      <w:r w:rsidRPr="00A14C37">
        <w:rPr>
          <w:i/>
          <w:iCs/>
          <w:sz w:val="21"/>
          <w:szCs w:val="21"/>
        </w:rPr>
        <w:t xml:space="preserve"> Open session succeeded:                  1 |Open session failed:                           0</w:t>
      </w:r>
    </w:p>
    <w:p w14:paraId="3F49DCB8" w14:textId="77777777" w:rsidR="00A14C37" w:rsidRPr="00A14C37" w:rsidRDefault="00A14C37" w:rsidP="00A14C37">
      <w:pPr>
        <w:pStyle w:val="aa"/>
        <w:ind w:left="360"/>
        <w:rPr>
          <w:i/>
          <w:iCs/>
          <w:sz w:val="21"/>
          <w:szCs w:val="21"/>
        </w:rPr>
      </w:pPr>
      <w:r w:rsidRPr="00A14C37">
        <w:rPr>
          <w:i/>
          <w:iCs/>
          <w:sz w:val="21"/>
          <w:szCs w:val="21"/>
        </w:rPr>
        <w:t xml:space="preserve"> Sessions Dropped:                        1 |Update packet received:                       18</w:t>
      </w:r>
    </w:p>
    <w:p w14:paraId="0FA54C8C" w14:textId="77777777" w:rsidR="00A14C37" w:rsidRPr="00A14C37" w:rsidRDefault="00A14C37" w:rsidP="00A14C37">
      <w:pPr>
        <w:pStyle w:val="aa"/>
        <w:ind w:left="360"/>
        <w:rPr>
          <w:i/>
          <w:iCs/>
          <w:sz w:val="21"/>
          <w:szCs w:val="21"/>
        </w:rPr>
      </w:pPr>
      <w:r w:rsidRPr="00A14C37">
        <w:rPr>
          <w:i/>
          <w:iCs/>
          <w:sz w:val="21"/>
          <w:szCs w:val="21"/>
        </w:rPr>
        <w:t xml:space="preserve"> Keepalive packet sent:                   2 |Keepalive packet received:                     1</w:t>
      </w:r>
    </w:p>
    <w:p w14:paraId="53765832" w14:textId="77777777" w:rsidR="00A14C37" w:rsidRPr="00A14C37" w:rsidRDefault="00A14C37" w:rsidP="00A14C37">
      <w:pPr>
        <w:pStyle w:val="aa"/>
        <w:ind w:left="360"/>
        <w:rPr>
          <w:i/>
          <w:iCs/>
          <w:sz w:val="21"/>
          <w:szCs w:val="21"/>
        </w:rPr>
      </w:pPr>
      <w:r w:rsidRPr="00A14C37">
        <w:rPr>
          <w:i/>
          <w:iCs/>
          <w:sz w:val="21"/>
          <w:szCs w:val="21"/>
        </w:rPr>
        <w:t xml:space="preserve"> Notify packet sent:                      0 |Notify packet received:                        0</w:t>
      </w:r>
    </w:p>
    <w:p w14:paraId="7E225EFC" w14:textId="77777777" w:rsidR="00A14C37" w:rsidRPr="00A14C37" w:rsidRDefault="00A14C37" w:rsidP="00A14C37">
      <w:pPr>
        <w:pStyle w:val="aa"/>
        <w:ind w:left="360"/>
        <w:rPr>
          <w:i/>
          <w:iCs/>
          <w:sz w:val="21"/>
          <w:szCs w:val="21"/>
        </w:rPr>
      </w:pPr>
      <w:r w:rsidRPr="00A14C37">
        <w:rPr>
          <w:i/>
          <w:iCs/>
          <w:sz w:val="21"/>
          <w:szCs w:val="21"/>
        </w:rPr>
        <w:t xml:space="preserve"> Message Header Error:                    0 |Protocol RDT(</w:t>
      </w:r>
      <w:proofErr w:type="spellStart"/>
      <w:r w:rsidRPr="00A14C37">
        <w:rPr>
          <w:i/>
          <w:iCs/>
          <w:sz w:val="21"/>
          <w:szCs w:val="21"/>
        </w:rPr>
        <w:t>ms</w:t>
      </w:r>
      <w:proofErr w:type="spellEnd"/>
      <w:r w:rsidRPr="00A14C37">
        <w:rPr>
          <w:i/>
          <w:iCs/>
          <w:sz w:val="21"/>
          <w:szCs w:val="21"/>
        </w:rPr>
        <w:t>):                              0</w:t>
      </w:r>
    </w:p>
    <w:p w14:paraId="07A2EE2C" w14:textId="77777777" w:rsidR="00A14C37" w:rsidRPr="00A14C37" w:rsidRDefault="00A14C37" w:rsidP="00A14C37">
      <w:pPr>
        <w:pStyle w:val="aa"/>
        <w:ind w:left="360"/>
        <w:rPr>
          <w:i/>
          <w:iCs/>
          <w:sz w:val="21"/>
          <w:szCs w:val="21"/>
        </w:rPr>
      </w:pPr>
      <w:r w:rsidRPr="00A14C37">
        <w:rPr>
          <w:i/>
          <w:iCs/>
          <w:sz w:val="21"/>
          <w:szCs w:val="21"/>
        </w:rPr>
        <w:t xml:space="preserve"> GSLB Protocol Version:                   2</w:t>
      </w:r>
    </w:p>
    <w:p w14:paraId="1097D4F2" w14:textId="77777777" w:rsidR="00A14C37" w:rsidRPr="00A14C37" w:rsidRDefault="00A14C37" w:rsidP="00A14C37">
      <w:pPr>
        <w:pStyle w:val="aa"/>
        <w:ind w:left="360"/>
        <w:rPr>
          <w:i/>
          <w:iCs/>
          <w:sz w:val="21"/>
          <w:szCs w:val="21"/>
        </w:rPr>
      </w:pPr>
      <w:r w:rsidRPr="00A14C37">
        <w:rPr>
          <w:i/>
          <w:iCs/>
          <w:sz w:val="21"/>
          <w:szCs w:val="21"/>
        </w:rPr>
        <w:t xml:space="preserve"> Secure negotiation Success:              0 |Secure negotiation Failures:                   0</w:t>
      </w:r>
    </w:p>
    <w:p w14:paraId="2BD0FBEA" w14:textId="77777777" w:rsidR="00A14C37" w:rsidRPr="00A14C37" w:rsidRDefault="00A14C37" w:rsidP="00A14C37">
      <w:pPr>
        <w:pStyle w:val="aa"/>
        <w:ind w:left="360"/>
        <w:rPr>
          <w:i/>
          <w:iCs/>
          <w:sz w:val="21"/>
          <w:szCs w:val="21"/>
        </w:rPr>
      </w:pPr>
      <w:r w:rsidRPr="00A14C37">
        <w:rPr>
          <w:i/>
          <w:iCs/>
          <w:sz w:val="21"/>
          <w:szCs w:val="21"/>
        </w:rPr>
        <w:t xml:space="preserve"> SSL handshake Success:                   0 |SSL handshake Failures:                        0</w:t>
      </w:r>
    </w:p>
    <w:p w14:paraId="0B5D1C19" w14:textId="77777777" w:rsidR="00A14C37" w:rsidRPr="00A14C37" w:rsidRDefault="00A14C37" w:rsidP="00A14C37">
      <w:pPr>
        <w:pStyle w:val="aa"/>
        <w:ind w:left="360"/>
        <w:rPr>
          <w:i/>
          <w:iCs/>
          <w:sz w:val="21"/>
          <w:szCs w:val="21"/>
        </w:rPr>
      </w:pPr>
    </w:p>
    <w:p w14:paraId="11E97FCF" w14:textId="0E0BA7A1" w:rsidR="00054345" w:rsidRPr="00A14C37" w:rsidRDefault="00A14C37" w:rsidP="00A14C37">
      <w:pPr>
        <w:pStyle w:val="aa"/>
        <w:ind w:left="360"/>
        <w:rPr>
          <w:i/>
          <w:iCs/>
          <w:sz w:val="21"/>
          <w:szCs w:val="21"/>
        </w:rPr>
      </w:pPr>
      <w:r w:rsidRPr="00A14C37">
        <w:rPr>
          <w:i/>
          <w:iCs/>
          <w:sz w:val="21"/>
          <w:szCs w:val="21"/>
        </w:rPr>
        <w:t>GSLB protocol is disabled for site devices.</w:t>
      </w:r>
    </w:p>
    <w:p w14:paraId="4E3CDA44" w14:textId="77777777" w:rsidR="00054345" w:rsidRPr="00054345" w:rsidRDefault="00054345" w:rsidP="00054345">
      <w:pPr>
        <w:pStyle w:val="aa"/>
        <w:ind w:left="360"/>
        <w:rPr>
          <w:rFonts w:hint="eastAsia"/>
        </w:rPr>
      </w:pPr>
    </w:p>
    <w:p w14:paraId="428C7132" w14:textId="6A1CC25E" w:rsidR="00054345" w:rsidRDefault="00054345" w:rsidP="00054345">
      <w:pPr>
        <w:pStyle w:val="3"/>
      </w:pPr>
      <w:bookmarkStart w:id="37" w:name="_Toc112852337"/>
      <w:r>
        <w:t>DNS lookup</w:t>
      </w:r>
      <w:bookmarkEnd w:id="37"/>
    </w:p>
    <w:p w14:paraId="090BC15A" w14:textId="057671B1" w:rsidR="00363B79" w:rsidRDefault="00363B79" w:rsidP="00D640EE">
      <w:pPr>
        <w:rPr>
          <w:szCs w:val="28"/>
        </w:rPr>
      </w:pPr>
      <w:r>
        <w:rPr>
          <w:rFonts w:hint="eastAsia"/>
          <w:szCs w:val="28"/>
        </w:rPr>
        <w:t>U</w:t>
      </w:r>
      <w:r>
        <w:rPr>
          <w:szCs w:val="28"/>
        </w:rPr>
        <w:t>se master controller’s public IP of client side data interface as DNS server IP to do DNS lookup.</w:t>
      </w:r>
      <w:r w:rsidR="00BE4A3D">
        <w:rPr>
          <w:szCs w:val="28"/>
        </w:rPr>
        <w:t xml:space="preserve"> We can get the site device client side interface public IP in round robin</w:t>
      </w:r>
      <w:r w:rsidR="00A8097A">
        <w:rPr>
          <w:szCs w:val="28"/>
        </w:rPr>
        <w:t xml:space="preserve"> based on the client location</w:t>
      </w:r>
      <w:r w:rsidR="00BE4A3D">
        <w:rPr>
          <w:szCs w:val="28"/>
        </w:rPr>
        <w:t>.</w:t>
      </w:r>
    </w:p>
    <w:p w14:paraId="767AD739" w14:textId="34034317" w:rsidR="00363B79" w:rsidRDefault="00BE4A3D" w:rsidP="00D640EE">
      <w:pPr>
        <w:rPr>
          <w:szCs w:val="28"/>
        </w:rPr>
      </w:pPr>
      <w:r>
        <w:rPr>
          <w:noProof/>
          <w:szCs w:val="28"/>
        </w:rPr>
        <w:drawing>
          <wp:inline distT="0" distB="0" distL="0" distR="0" wp14:anchorId="0CD82D3A" wp14:editId="74427158">
            <wp:extent cx="5727700" cy="948055"/>
            <wp:effectExtent l="0" t="0" r="6350" b="444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948055"/>
                    </a:xfrm>
                    <a:prstGeom prst="rect">
                      <a:avLst/>
                    </a:prstGeom>
                    <a:noFill/>
                    <a:ln>
                      <a:noFill/>
                    </a:ln>
                  </pic:spPr>
                </pic:pic>
              </a:graphicData>
            </a:graphic>
          </wp:inline>
        </w:drawing>
      </w:r>
    </w:p>
    <w:p w14:paraId="1A394B14" w14:textId="77777777" w:rsidR="00BE4A3D" w:rsidRPr="00363B79" w:rsidRDefault="00BE4A3D" w:rsidP="00D640EE">
      <w:pPr>
        <w:rPr>
          <w:szCs w:val="28"/>
        </w:rPr>
      </w:pPr>
    </w:p>
    <w:p w14:paraId="1E7C651C" w14:textId="3DDC1DCD" w:rsidR="00D640EE" w:rsidRPr="00D640EE" w:rsidRDefault="00D640EE" w:rsidP="00D640EE">
      <w:pPr>
        <w:rPr>
          <w:b/>
          <w:bCs/>
          <w:i/>
          <w:iCs/>
          <w:sz w:val="21"/>
          <w:szCs w:val="21"/>
        </w:rPr>
      </w:pPr>
      <w:r>
        <w:rPr>
          <w:b/>
          <w:bCs/>
          <w:i/>
          <w:iCs/>
          <w:sz w:val="21"/>
          <w:szCs w:val="21"/>
        </w:rPr>
        <w:t xml:space="preserve">$ </w:t>
      </w:r>
      <w:r w:rsidRPr="00D640EE">
        <w:rPr>
          <w:b/>
          <w:bCs/>
          <w:i/>
          <w:iCs/>
          <w:sz w:val="21"/>
          <w:szCs w:val="21"/>
        </w:rPr>
        <w:t>dig @20.232.184.46  www.gslb.a10.com</w:t>
      </w:r>
    </w:p>
    <w:p w14:paraId="253FA4F6" w14:textId="77777777" w:rsidR="00D640EE" w:rsidRPr="00D640EE" w:rsidRDefault="00D640EE" w:rsidP="00D640EE">
      <w:pPr>
        <w:rPr>
          <w:i/>
          <w:iCs/>
          <w:sz w:val="21"/>
          <w:szCs w:val="21"/>
        </w:rPr>
      </w:pPr>
    </w:p>
    <w:p w14:paraId="15A83747" w14:textId="77777777" w:rsidR="00D640EE" w:rsidRPr="00D640EE" w:rsidRDefault="00D640EE" w:rsidP="00D640EE">
      <w:pPr>
        <w:rPr>
          <w:i/>
          <w:iCs/>
          <w:sz w:val="21"/>
          <w:szCs w:val="21"/>
        </w:rPr>
      </w:pPr>
      <w:r w:rsidRPr="00D640EE">
        <w:rPr>
          <w:i/>
          <w:iCs/>
          <w:sz w:val="21"/>
          <w:szCs w:val="21"/>
        </w:rPr>
        <w:t xml:space="preserve">; &lt;&lt;&gt;&gt; </w:t>
      </w:r>
      <w:proofErr w:type="spellStart"/>
      <w:r w:rsidRPr="00D640EE">
        <w:rPr>
          <w:i/>
          <w:iCs/>
          <w:sz w:val="21"/>
          <w:szCs w:val="21"/>
        </w:rPr>
        <w:t>DiG</w:t>
      </w:r>
      <w:proofErr w:type="spellEnd"/>
      <w:r w:rsidRPr="00D640EE">
        <w:rPr>
          <w:i/>
          <w:iCs/>
          <w:sz w:val="21"/>
          <w:szCs w:val="21"/>
        </w:rPr>
        <w:t xml:space="preserve"> 9.11.4-P2-RedHat-9.11.4-26.P2.el7_9.8 &lt;&lt;&gt;&gt; @20.232.184.46 www.gslb.a10.com</w:t>
      </w:r>
    </w:p>
    <w:p w14:paraId="715D6453" w14:textId="77777777" w:rsidR="00D640EE" w:rsidRPr="00D640EE" w:rsidRDefault="00D640EE" w:rsidP="00D640EE">
      <w:pPr>
        <w:rPr>
          <w:i/>
          <w:iCs/>
          <w:sz w:val="21"/>
          <w:szCs w:val="21"/>
        </w:rPr>
      </w:pPr>
      <w:r w:rsidRPr="00D640EE">
        <w:rPr>
          <w:i/>
          <w:iCs/>
          <w:sz w:val="21"/>
          <w:szCs w:val="21"/>
        </w:rPr>
        <w:t>; (1 server found)</w:t>
      </w:r>
    </w:p>
    <w:p w14:paraId="26DEB393" w14:textId="77777777" w:rsidR="00D640EE" w:rsidRPr="00D640EE" w:rsidRDefault="00D640EE" w:rsidP="00D640EE">
      <w:pPr>
        <w:rPr>
          <w:i/>
          <w:iCs/>
          <w:sz w:val="21"/>
          <w:szCs w:val="21"/>
        </w:rPr>
      </w:pPr>
      <w:r w:rsidRPr="00D640EE">
        <w:rPr>
          <w:i/>
          <w:iCs/>
          <w:sz w:val="21"/>
          <w:szCs w:val="21"/>
        </w:rPr>
        <w:t>;; global options: +</w:t>
      </w:r>
      <w:proofErr w:type="spellStart"/>
      <w:r w:rsidRPr="00D640EE">
        <w:rPr>
          <w:i/>
          <w:iCs/>
          <w:sz w:val="21"/>
          <w:szCs w:val="21"/>
        </w:rPr>
        <w:t>cmd</w:t>
      </w:r>
      <w:proofErr w:type="spellEnd"/>
    </w:p>
    <w:p w14:paraId="489BC5C6" w14:textId="77777777" w:rsidR="00D640EE" w:rsidRPr="00D640EE" w:rsidRDefault="00D640EE" w:rsidP="00D640EE">
      <w:pPr>
        <w:rPr>
          <w:i/>
          <w:iCs/>
          <w:sz w:val="21"/>
          <w:szCs w:val="21"/>
        </w:rPr>
      </w:pPr>
      <w:r w:rsidRPr="00D640EE">
        <w:rPr>
          <w:i/>
          <w:iCs/>
          <w:sz w:val="21"/>
          <w:szCs w:val="21"/>
        </w:rPr>
        <w:t>;; Got answer:</w:t>
      </w:r>
    </w:p>
    <w:p w14:paraId="1AFF1FB0" w14:textId="77777777" w:rsidR="00D640EE" w:rsidRPr="00D640EE" w:rsidRDefault="00D640EE" w:rsidP="00D640EE">
      <w:pPr>
        <w:rPr>
          <w:i/>
          <w:iCs/>
          <w:sz w:val="21"/>
          <w:szCs w:val="21"/>
        </w:rPr>
      </w:pPr>
      <w:r w:rsidRPr="00D640EE">
        <w:rPr>
          <w:i/>
          <w:iCs/>
          <w:sz w:val="21"/>
          <w:szCs w:val="21"/>
        </w:rPr>
        <w:lastRenderedPageBreak/>
        <w:t>;; -&gt;&gt;HEADER&lt;&lt;- opcode: QUERY, status: NOERROR, id: 11393</w:t>
      </w:r>
    </w:p>
    <w:p w14:paraId="486F65D9" w14:textId="77777777" w:rsidR="00D640EE" w:rsidRPr="00D640EE" w:rsidRDefault="00D640EE" w:rsidP="00D640EE">
      <w:pPr>
        <w:rPr>
          <w:i/>
          <w:iCs/>
          <w:sz w:val="21"/>
          <w:szCs w:val="21"/>
        </w:rPr>
      </w:pPr>
      <w:r w:rsidRPr="00D640EE">
        <w:rPr>
          <w:i/>
          <w:iCs/>
          <w:sz w:val="21"/>
          <w:szCs w:val="21"/>
        </w:rPr>
        <w:t xml:space="preserve">;; flags: </w:t>
      </w:r>
      <w:proofErr w:type="spellStart"/>
      <w:r w:rsidRPr="00D640EE">
        <w:rPr>
          <w:i/>
          <w:iCs/>
          <w:sz w:val="21"/>
          <w:szCs w:val="21"/>
        </w:rPr>
        <w:t>qr</w:t>
      </w:r>
      <w:proofErr w:type="spellEnd"/>
      <w:r w:rsidRPr="00D640EE">
        <w:rPr>
          <w:i/>
          <w:iCs/>
          <w:sz w:val="21"/>
          <w:szCs w:val="21"/>
        </w:rPr>
        <w:t xml:space="preserve"> </w:t>
      </w:r>
      <w:proofErr w:type="spellStart"/>
      <w:r w:rsidRPr="00D640EE">
        <w:rPr>
          <w:i/>
          <w:iCs/>
          <w:sz w:val="21"/>
          <w:szCs w:val="21"/>
        </w:rPr>
        <w:t>rd</w:t>
      </w:r>
      <w:proofErr w:type="spellEnd"/>
      <w:r w:rsidRPr="00D640EE">
        <w:rPr>
          <w:i/>
          <w:iCs/>
          <w:sz w:val="21"/>
          <w:szCs w:val="21"/>
        </w:rPr>
        <w:t>; QUERY: 1, ANSWER: 4, AUTHORITY: 0, ADDITIONAL: 1</w:t>
      </w:r>
    </w:p>
    <w:p w14:paraId="74A31789" w14:textId="77777777" w:rsidR="00D640EE" w:rsidRPr="00D640EE" w:rsidRDefault="00D640EE" w:rsidP="00D640EE">
      <w:pPr>
        <w:rPr>
          <w:i/>
          <w:iCs/>
          <w:sz w:val="21"/>
          <w:szCs w:val="21"/>
        </w:rPr>
      </w:pPr>
      <w:r w:rsidRPr="00D640EE">
        <w:rPr>
          <w:i/>
          <w:iCs/>
          <w:sz w:val="21"/>
          <w:szCs w:val="21"/>
        </w:rPr>
        <w:t>;; WARNING: recursion requested but not available</w:t>
      </w:r>
    </w:p>
    <w:p w14:paraId="2FCADD94" w14:textId="77777777" w:rsidR="00D640EE" w:rsidRPr="00D640EE" w:rsidRDefault="00D640EE" w:rsidP="00D640EE">
      <w:pPr>
        <w:rPr>
          <w:i/>
          <w:iCs/>
          <w:sz w:val="21"/>
          <w:szCs w:val="21"/>
        </w:rPr>
      </w:pPr>
    </w:p>
    <w:p w14:paraId="14A34585" w14:textId="77777777" w:rsidR="00D640EE" w:rsidRPr="00D640EE" w:rsidRDefault="00D640EE" w:rsidP="00D640EE">
      <w:pPr>
        <w:rPr>
          <w:i/>
          <w:iCs/>
          <w:sz w:val="21"/>
          <w:szCs w:val="21"/>
        </w:rPr>
      </w:pPr>
      <w:r w:rsidRPr="00D640EE">
        <w:rPr>
          <w:i/>
          <w:iCs/>
          <w:sz w:val="21"/>
          <w:szCs w:val="21"/>
        </w:rPr>
        <w:t>;; OPT PSEUDOSECTION:</w:t>
      </w:r>
    </w:p>
    <w:p w14:paraId="56AEAF1F" w14:textId="77777777" w:rsidR="00D640EE" w:rsidRPr="00D640EE" w:rsidRDefault="00D640EE" w:rsidP="00D640EE">
      <w:pPr>
        <w:rPr>
          <w:i/>
          <w:iCs/>
          <w:sz w:val="21"/>
          <w:szCs w:val="21"/>
        </w:rPr>
      </w:pPr>
      <w:r w:rsidRPr="00D640EE">
        <w:rPr>
          <w:i/>
          <w:iCs/>
          <w:sz w:val="21"/>
          <w:szCs w:val="21"/>
        </w:rPr>
        <w:t xml:space="preserve">; EDNS: version: 0, flags:; </w:t>
      </w:r>
      <w:proofErr w:type="spellStart"/>
      <w:r w:rsidRPr="00D640EE">
        <w:rPr>
          <w:i/>
          <w:iCs/>
          <w:sz w:val="21"/>
          <w:szCs w:val="21"/>
        </w:rPr>
        <w:t>udp</w:t>
      </w:r>
      <w:proofErr w:type="spellEnd"/>
      <w:r w:rsidRPr="00D640EE">
        <w:rPr>
          <w:i/>
          <w:iCs/>
          <w:sz w:val="21"/>
          <w:szCs w:val="21"/>
        </w:rPr>
        <w:t>: 1400</w:t>
      </w:r>
    </w:p>
    <w:p w14:paraId="06810DC2" w14:textId="77777777" w:rsidR="00D640EE" w:rsidRPr="00D640EE" w:rsidRDefault="00D640EE" w:rsidP="00D640EE">
      <w:pPr>
        <w:rPr>
          <w:i/>
          <w:iCs/>
          <w:sz w:val="21"/>
          <w:szCs w:val="21"/>
        </w:rPr>
      </w:pPr>
      <w:r w:rsidRPr="00D640EE">
        <w:rPr>
          <w:i/>
          <w:iCs/>
          <w:sz w:val="21"/>
          <w:szCs w:val="21"/>
        </w:rPr>
        <w:t>;; QUESTION SECTION:</w:t>
      </w:r>
    </w:p>
    <w:p w14:paraId="1FF9889F" w14:textId="77777777" w:rsidR="00D640EE" w:rsidRPr="00D640EE" w:rsidRDefault="00D640EE" w:rsidP="00D640EE">
      <w:pPr>
        <w:rPr>
          <w:i/>
          <w:iCs/>
          <w:sz w:val="21"/>
          <w:szCs w:val="21"/>
        </w:rPr>
      </w:pPr>
      <w:r w:rsidRPr="00D640EE">
        <w:rPr>
          <w:i/>
          <w:iCs/>
          <w:sz w:val="21"/>
          <w:szCs w:val="21"/>
        </w:rPr>
        <w:t>;www.gslb.a10.com.              IN      A</w:t>
      </w:r>
    </w:p>
    <w:p w14:paraId="42FAF7A1" w14:textId="77777777" w:rsidR="00D640EE" w:rsidRPr="00D640EE" w:rsidRDefault="00D640EE" w:rsidP="00D640EE">
      <w:pPr>
        <w:rPr>
          <w:i/>
          <w:iCs/>
          <w:sz w:val="21"/>
          <w:szCs w:val="21"/>
        </w:rPr>
      </w:pPr>
    </w:p>
    <w:p w14:paraId="30FABA59" w14:textId="77777777" w:rsidR="00D640EE" w:rsidRPr="00D640EE" w:rsidRDefault="00D640EE" w:rsidP="00D640EE">
      <w:pPr>
        <w:rPr>
          <w:i/>
          <w:iCs/>
          <w:sz w:val="21"/>
          <w:szCs w:val="21"/>
        </w:rPr>
      </w:pPr>
      <w:r w:rsidRPr="00D640EE">
        <w:rPr>
          <w:i/>
          <w:iCs/>
          <w:sz w:val="21"/>
          <w:szCs w:val="21"/>
        </w:rPr>
        <w:t>;; ANSWER SECTION:</w:t>
      </w:r>
    </w:p>
    <w:p w14:paraId="1DCBC086" w14:textId="77777777" w:rsidR="00D640EE" w:rsidRPr="00D640EE" w:rsidRDefault="00D640EE" w:rsidP="00D640EE">
      <w:pPr>
        <w:rPr>
          <w:i/>
          <w:iCs/>
          <w:sz w:val="21"/>
          <w:szCs w:val="21"/>
        </w:rPr>
      </w:pPr>
      <w:r w:rsidRPr="00D640EE">
        <w:rPr>
          <w:i/>
          <w:iCs/>
          <w:sz w:val="21"/>
          <w:szCs w:val="21"/>
        </w:rPr>
        <w:t>www.gslb.a10.com.       10      IN      A       20.1.129.29</w:t>
      </w:r>
    </w:p>
    <w:p w14:paraId="2CA5A681" w14:textId="77777777" w:rsidR="00D640EE" w:rsidRPr="00D640EE" w:rsidRDefault="00D640EE" w:rsidP="00D640EE">
      <w:pPr>
        <w:rPr>
          <w:i/>
          <w:iCs/>
          <w:sz w:val="21"/>
          <w:szCs w:val="21"/>
        </w:rPr>
      </w:pPr>
      <w:r w:rsidRPr="00D640EE">
        <w:rPr>
          <w:i/>
          <w:iCs/>
          <w:sz w:val="21"/>
          <w:szCs w:val="21"/>
        </w:rPr>
        <w:t>www.gslb.a10.com.       10      IN      A       20.97.231.193</w:t>
      </w:r>
    </w:p>
    <w:p w14:paraId="69F163D3" w14:textId="77777777" w:rsidR="00D640EE" w:rsidRPr="00D640EE" w:rsidRDefault="00D640EE" w:rsidP="00D640EE">
      <w:pPr>
        <w:rPr>
          <w:i/>
          <w:iCs/>
          <w:sz w:val="21"/>
          <w:szCs w:val="21"/>
        </w:rPr>
      </w:pPr>
      <w:r w:rsidRPr="00D640EE">
        <w:rPr>
          <w:i/>
          <w:iCs/>
          <w:sz w:val="21"/>
          <w:szCs w:val="21"/>
        </w:rPr>
        <w:t>www.gslb.a10.com.       10      IN      A       20.232.22.199</w:t>
      </w:r>
    </w:p>
    <w:p w14:paraId="6C8F81FF" w14:textId="77777777" w:rsidR="00D640EE" w:rsidRPr="00D640EE" w:rsidRDefault="00D640EE" w:rsidP="00D640EE">
      <w:pPr>
        <w:rPr>
          <w:i/>
          <w:iCs/>
          <w:sz w:val="21"/>
          <w:szCs w:val="21"/>
        </w:rPr>
      </w:pPr>
      <w:r w:rsidRPr="00D640EE">
        <w:rPr>
          <w:i/>
          <w:iCs/>
          <w:sz w:val="21"/>
          <w:szCs w:val="21"/>
        </w:rPr>
        <w:t>www.gslb.a10.com.       10      IN      A       20.232.18.146</w:t>
      </w:r>
    </w:p>
    <w:p w14:paraId="587B0680" w14:textId="77777777" w:rsidR="00D640EE" w:rsidRPr="00D640EE" w:rsidRDefault="00D640EE" w:rsidP="00D640EE">
      <w:pPr>
        <w:rPr>
          <w:i/>
          <w:iCs/>
          <w:sz w:val="21"/>
          <w:szCs w:val="21"/>
        </w:rPr>
      </w:pPr>
    </w:p>
    <w:p w14:paraId="02B547E0" w14:textId="77777777" w:rsidR="00D640EE" w:rsidRPr="00D640EE" w:rsidRDefault="00D640EE" w:rsidP="00D640EE">
      <w:pPr>
        <w:rPr>
          <w:i/>
          <w:iCs/>
          <w:sz w:val="21"/>
          <w:szCs w:val="21"/>
        </w:rPr>
      </w:pPr>
      <w:r w:rsidRPr="00D640EE">
        <w:rPr>
          <w:i/>
          <w:iCs/>
          <w:sz w:val="21"/>
          <w:szCs w:val="21"/>
        </w:rPr>
        <w:t>;; Query time: 82 msec</w:t>
      </w:r>
    </w:p>
    <w:p w14:paraId="7F931B03" w14:textId="77777777" w:rsidR="00D640EE" w:rsidRPr="00D640EE" w:rsidRDefault="00D640EE" w:rsidP="00D640EE">
      <w:pPr>
        <w:rPr>
          <w:i/>
          <w:iCs/>
          <w:sz w:val="21"/>
          <w:szCs w:val="21"/>
        </w:rPr>
      </w:pPr>
      <w:r w:rsidRPr="00D640EE">
        <w:rPr>
          <w:i/>
          <w:iCs/>
          <w:sz w:val="21"/>
          <w:szCs w:val="21"/>
        </w:rPr>
        <w:t>;; SERVER: 20.232.184.46#53(20.232.184.46)</w:t>
      </w:r>
    </w:p>
    <w:p w14:paraId="49803C9A" w14:textId="77777777" w:rsidR="00D640EE" w:rsidRPr="00D640EE" w:rsidRDefault="00D640EE" w:rsidP="00D640EE">
      <w:pPr>
        <w:rPr>
          <w:i/>
          <w:iCs/>
          <w:sz w:val="21"/>
          <w:szCs w:val="21"/>
        </w:rPr>
      </w:pPr>
      <w:r w:rsidRPr="00D640EE">
        <w:rPr>
          <w:i/>
          <w:iCs/>
          <w:sz w:val="21"/>
          <w:szCs w:val="21"/>
        </w:rPr>
        <w:t>;; WHEN: Wed Aug 31 00:11:40 PDT 2022</w:t>
      </w:r>
    </w:p>
    <w:p w14:paraId="57A1A9C0" w14:textId="77777777" w:rsidR="00D640EE" w:rsidRPr="00D640EE" w:rsidRDefault="00D640EE" w:rsidP="00D640EE">
      <w:pPr>
        <w:rPr>
          <w:i/>
          <w:iCs/>
          <w:sz w:val="21"/>
          <w:szCs w:val="21"/>
        </w:rPr>
      </w:pPr>
      <w:r w:rsidRPr="00D640EE">
        <w:rPr>
          <w:i/>
          <w:iCs/>
          <w:sz w:val="21"/>
          <w:szCs w:val="21"/>
        </w:rPr>
        <w:t xml:space="preserve">;; MSG SIZE  </w:t>
      </w:r>
      <w:proofErr w:type="spellStart"/>
      <w:r w:rsidRPr="00D640EE">
        <w:rPr>
          <w:i/>
          <w:iCs/>
          <w:sz w:val="21"/>
          <w:szCs w:val="21"/>
        </w:rPr>
        <w:t>rcvd</w:t>
      </w:r>
      <w:proofErr w:type="spellEnd"/>
      <w:r w:rsidRPr="00D640EE">
        <w:rPr>
          <w:i/>
          <w:iCs/>
          <w:sz w:val="21"/>
          <w:szCs w:val="21"/>
        </w:rPr>
        <w:t>: 125</w:t>
      </w:r>
    </w:p>
    <w:p w14:paraId="6FFA015D" w14:textId="77777777" w:rsidR="00D640EE" w:rsidRPr="00D640EE" w:rsidRDefault="00D640EE" w:rsidP="00D640EE">
      <w:pPr>
        <w:rPr>
          <w:i/>
          <w:iCs/>
          <w:sz w:val="21"/>
          <w:szCs w:val="21"/>
        </w:rPr>
      </w:pPr>
    </w:p>
    <w:p w14:paraId="65134C16" w14:textId="19D2672D" w:rsidR="00D640EE" w:rsidRPr="00D640EE" w:rsidRDefault="00D640EE" w:rsidP="00D640EE">
      <w:pPr>
        <w:rPr>
          <w:b/>
          <w:bCs/>
          <w:i/>
          <w:iCs/>
          <w:sz w:val="21"/>
          <w:szCs w:val="21"/>
        </w:rPr>
      </w:pPr>
      <w:r w:rsidRPr="00D640EE">
        <w:rPr>
          <w:b/>
          <w:bCs/>
          <w:i/>
          <w:iCs/>
          <w:sz w:val="21"/>
          <w:szCs w:val="21"/>
        </w:rPr>
        <w:t>$ dig @20.232.184.46  www.gslb.a10.com</w:t>
      </w:r>
    </w:p>
    <w:p w14:paraId="305AD936" w14:textId="77777777" w:rsidR="00D640EE" w:rsidRPr="00D640EE" w:rsidRDefault="00D640EE" w:rsidP="00D640EE">
      <w:pPr>
        <w:rPr>
          <w:i/>
          <w:iCs/>
          <w:sz w:val="21"/>
          <w:szCs w:val="21"/>
        </w:rPr>
      </w:pPr>
    </w:p>
    <w:p w14:paraId="284BB1B4" w14:textId="77777777" w:rsidR="00D640EE" w:rsidRPr="00D640EE" w:rsidRDefault="00D640EE" w:rsidP="00D640EE">
      <w:pPr>
        <w:rPr>
          <w:i/>
          <w:iCs/>
          <w:sz w:val="21"/>
          <w:szCs w:val="21"/>
        </w:rPr>
      </w:pPr>
      <w:r w:rsidRPr="00D640EE">
        <w:rPr>
          <w:i/>
          <w:iCs/>
          <w:sz w:val="21"/>
          <w:szCs w:val="21"/>
        </w:rPr>
        <w:t xml:space="preserve">; &lt;&lt;&gt;&gt; </w:t>
      </w:r>
      <w:proofErr w:type="spellStart"/>
      <w:r w:rsidRPr="00D640EE">
        <w:rPr>
          <w:i/>
          <w:iCs/>
          <w:sz w:val="21"/>
          <w:szCs w:val="21"/>
        </w:rPr>
        <w:t>DiG</w:t>
      </w:r>
      <w:proofErr w:type="spellEnd"/>
      <w:r w:rsidRPr="00D640EE">
        <w:rPr>
          <w:i/>
          <w:iCs/>
          <w:sz w:val="21"/>
          <w:szCs w:val="21"/>
        </w:rPr>
        <w:t xml:space="preserve"> 9.11.4-P2-RedHat-9.11.4-26.P2.el7_9.8 &lt;&lt;&gt;&gt; @20.232.184.46 www.gslb.a10.com</w:t>
      </w:r>
    </w:p>
    <w:p w14:paraId="7AED0BFF" w14:textId="77777777" w:rsidR="00D640EE" w:rsidRPr="00D640EE" w:rsidRDefault="00D640EE" w:rsidP="00D640EE">
      <w:pPr>
        <w:rPr>
          <w:i/>
          <w:iCs/>
          <w:sz w:val="21"/>
          <w:szCs w:val="21"/>
        </w:rPr>
      </w:pPr>
      <w:r w:rsidRPr="00D640EE">
        <w:rPr>
          <w:i/>
          <w:iCs/>
          <w:sz w:val="21"/>
          <w:szCs w:val="21"/>
        </w:rPr>
        <w:t>; (1 server found)</w:t>
      </w:r>
    </w:p>
    <w:p w14:paraId="72F22C05" w14:textId="77777777" w:rsidR="00D640EE" w:rsidRPr="00D640EE" w:rsidRDefault="00D640EE" w:rsidP="00D640EE">
      <w:pPr>
        <w:rPr>
          <w:i/>
          <w:iCs/>
          <w:sz w:val="21"/>
          <w:szCs w:val="21"/>
        </w:rPr>
      </w:pPr>
      <w:r w:rsidRPr="00D640EE">
        <w:rPr>
          <w:i/>
          <w:iCs/>
          <w:sz w:val="21"/>
          <w:szCs w:val="21"/>
        </w:rPr>
        <w:t>;; global options: +</w:t>
      </w:r>
      <w:proofErr w:type="spellStart"/>
      <w:r w:rsidRPr="00D640EE">
        <w:rPr>
          <w:i/>
          <w:iCs/>
          <w:sz w:val="21"/>
          <w:szCs w:val="21"/>
        </w:rPr>
        <w:t>cmd</w:t>
      </w:r>
      <w:proofErr w:type="spellEnd"/>
    </w:p>
    <w:p w14:paraId="4F8FBBB8" w14:textId="77777777" w:rsidR="00D640EE" w:rsidRPr="00D640EE" w:rsidRDefault="00D640EE" w:rsidP="00D640EE">
      <w:pPr>
        <w:rPr>
          <w:i/>
          <w:iCs/>
          <w:sz w:val="21"/>
          <w:szCs w:val="21"/>
        </w:rPr>
      </w:pPr>
      <w:r w:rsidRPr="00D640EE">
        <w:rPr>
          <w:i/>
          <w:iCs/>
          <w:sz w:val="21"/>
          <w:szCs w:val="21"/>
        </w:rPr>
        <w:t>;; Got answer:</w:t>
      </w:r>
    </w:p>
    <w:p w14:paraId="58215E14" w14:textId="77777777" w:rsidR="00D640EE" w:rsidRPr="00D640EE" w:rsidRDefault="00D640EE" w:rsidP="00D640EE">
      <w:pPr>
        <w:rPr>
          <w:i/>
          <w:iCs/>
          <w:sz w:val="21"/>
          <w:szCs w:val="21"/>
        </w:rPr>
      </w:pPr>
      <w:r w:rsidRPr="00D640EE">
        <w:rPr>
          <w:i/>
          <w:iCs/>
          <w:sz w:val="21"/>
          <w:szCs w:val="21"/>
        </w:rPr>
        <w:t>;; -&gt;&gt;HEADER&lt;&lt;- opcode: QUERY, status: NOERROR, id: 57272</w:t>
      </w:r>
    </w:p>
    <w:p w14:paraId="1323161C" w14:textId="77777777" w:rsidR="00D640EE" w:rsidRPr="00D640EE" w:rsidRDefault="00D640EE" w:rsidP="00D640EE">
      <w:pPr>
        <w:rPr>
          <w:i/>
          <w:iCs/>
          <w:sz w:val="21"/>
          <w:szCs w:val="21"/>
        </w:rPr>
      </w:pPr>
      <w:r w:rsidRPr="00D640EE">
        <w:rPr>
          <w:i/>
          <w:iCs/>
          <w:sz w:val="21"/>
          <w:szCs w:val="21"/>
        </w:rPr>
        <w:t xml:space="preserve">;; flags: </w:t>
      </w:r>
      <w:proofErr w:type="spellStart"/>
      <w:r w:rsidRPr="00D640EE">
        <w:rPr>
          <w:i/>
          <w:iCs/>
          <w:sz w:val="21"/>
          <w:szCs w:val="21"/>
        </w:rPr>
        <w:t>qr</w:t>
      </w:r>
      <w:proofErr w:type="spellEnd"/>
      <w:r w:rsidRPr="00D640EE">
        <w:rPr>
          <w:i/>
          <w:iCs/>
          <w:sz w:val="21"/>
          <w:szCs w:val="21"/>
        </w:rPr>
        <w:t xml:space="preserve"> </w:t>
      </w:r>
      <w:proofErr w:type="spellStart"/>
      <w:r w:rsidRPr="00D640EE">
        <w:rPr>
          <w:i/>
          <w:iCs/>
          <w:sz w:val="21"/>
          <w:szCs w:val="21"/>
        </w:rPr>
        <w:t>rd</w:t>
      </w:r>
      <w:proofErr w:type="spellEnd"/>
      <w:r w:rsidRPr="00D640EE">
        <w:rPr>
          <w:i/>
          <w:iCs/>
          <w:sz w:val="21"/>
          <w:szCs w:val="21"/>
        </w:rPr>
        <w:t>; QUERY: 1, ANSWER: 4, AUTHORITY: 0, ADDITIONAL: 1</w:t>
      </w:r>
    </w:p>
    <w:p w14:paraId="4413F8C7" w14:textId="77777777" w:rsidR="00D640EE" w:rsidRPr="00D640EE" w:rsidRDefault="00D640EE" w:rsidP="00D640EE">
      <w:pPr>
        <w:rPr>
          <w:i/>
          <w:iCs/>
          <w:sz w:val="21"/>
          <w:szCs w:val="21"/>
        </w:rPr>
      </w:pPr>
      <w:r w:rsidRPr="00D640EE">
        <w:rPr>
          <w:i/>
          <w:iCs/>
          <w:sz w:val="21"/>
          <w:szCs w:val="21"/>
        </w:rPr>
        <w:t>;; WARNING: recursion requested but not available</w:t>
      </w:r>
    </w:p>
    <w:p w14:paraId="4D3BC482" w14:textId="77777777" w:rsidR="00D640EE" w:rsidRPr="00D640EE" w:rsidRDefault="00D640EE" w:rsidP="00D640EE">
      <w:pPr>
        <w:rPr>
          <w:i/>
          <w:iCs/>
          <w:sz w:val="21"/>
          <w:szCs w:val="21"/>
        </w:rPr>
      </w:pPr>
    </w:p>
    <w:p w14:paraId="08EE7D61" w14:textId="77777777" w:rsidR="00D640EE" w:rsidRPr="00D640EE" w:rsidRDefault="00D640EE" w:rsidP="00D640EE">
      <w:pPr>
        <w:rPr>
          <w:i/>
          <w:iCs/>
          <w:sz w:val="21"/>
          <w:szCs w:val="21"/>
        </w:rPr>
      </w:pPr>
      <w:r w:rsidRPr="00D640EE">
        <w:rPr>
          <w:i/>
          <w:iCs/>
          <w:sz w:val="21"/>
          <w:szCs w:val="21"/>
        </w:rPr>
        <w:t>;; OPT PSEUDOSECTION:</w:t>
      </w:r>
    </w:p>
    <w:p w14:paraId="404CB706" w14:textId="77777777" w:rsidR="00D640EE" w:rsidRPr="00D640EE" w:rsidRDefault="00D640EE" w:rsidP="00D640EE">
      <w:pPr>
        <w:rPr>
          <w:i/>
          <w:iCs/>
          <w:sz w:val="21"/>
          <w:szCs w:val="21"/>
        </w:rPr>
      </w:pPr>
      <w:r w:rsidRPr="00D640EE">
        <w:rPr>
          <w:i/>
          <w:iCs/>
          <w:sz w:val="21"/>
          <w:szCs w:val="21"/>
        </w:rPr>
        <w:t xml:space="preserve">; EDNS: version: 0, flags:; </w:t>
      </w:r>
      <w:proofErr w:type="spellStart"/>
      <w:r w:rsidRPr="00D640EE">
        <w:rPr>
          <w:i/>
          <w:iCs/>
          <w:sz w:val="21"/>
          <w:szCs w:val="21"/>
        </w:rPr>
        <w:t>udp</w:t>
      </w:r>
      <w:proofErr w:type="spellEnd"/>
      <w:r w:rsidRPr="00D640EE">
        <w:rPr>
          <w:i/>
          <w:iCs/>
          <w:sz w:val="21"/>
          <w:szCs w:val="21"/>
        </w:rPr>
        <w:t>: 1400</w:t>
      </w:r>
    </w:p>
    <w:p w14:paraId="5A163147" w14:textId="77777777" w:rsidR="00D640EE" w:rsidRPr="00D640EE" w:rsidRDefault="00D640EE" w:rsidP="00D640EE">
      <w:pPr>
        <w:rPr>
          <w:i/>
          <w:iCs/>
          <w:sz w:val="21"/>
          <w:szCs w:val="21"/>
        </w:rPr>
      </w:pPr>
      <w:r w:rsidRPr="00D640EE">
        <w:rPr>
          <w:i/>
          <w:iCs/>
          <w:sz w:val="21"/>
          <w:szCs w:val="21"/>
        </w:rPr>
        <w:lastRenderedPageBreak/>
        <w:t>;; QUESTION SECTION:</w:t>
      </w:r>
    </w:p>
    <w:p w14:paraId="206D514E" w14:textId="77777777" w:rsidR="00D640EE" w:rsidRPr="00D640EE" w:rsidRDefault="00D640EE" w:rsidP="00D640EE">
      <w:pPr>
        <w:rPr>
          <w:i/>
          <w:iCs/>
          <w:sz w:val="21"/>
          <w:szCs w:val="21"/>
        </w:rPr>
      </w:pPr>
      <w:r w:rsidRPr="00D640EE">
        <w:rPr>
          <w:i/>
          <w:iCs/>
          <w:sz w:val="21"/>
          <w:szCs w:val="21"/>
        </w:rPr>
        <w:t>;www.gslb.a10.com.              IN      A</w:t>
      </w:r>
    </w:p>
    <w:p w14:paraId="1CD4CF04" w14:textId="77777777" w:rsidR="00D640EE" w:rsidRPr="00D640EE" w:rsidRDefault="00D640EE" w:rsidP="00D640EE">
      <w:pPr>
        <w:rPr>
          <w:i/>
          <w:iCs/>
          <w:sz w:val="21"/>
          <w:szCs w:val="21"/>
        </w:rPr>
      </w:pPr>
    </w:p>
    <w:p w14:paraId="2B169057" w14:textId="77777777" w:rsidR="00D640EE" w:rsidRPr="00D640EE" w:rsidRDefault="00D640EE" w:rsidP="00D640EE">
      <w:pPr>
        <w:rPr>
          <w:i/>
          <w:iCs/>
          <w:sz w:val="21"/>
          <w:szCs w:val="21"/>
        </w:rPr>
      </w:pPr>
      <w:r w:rsidRPr="00D640EE">
        <w:rPr>
          <w:i/>
          <w:iCs/>
          <w:sz w:val="21"/>
          <w:szCs w:val="21"/>
        </w:rPr>
        <w:t>;; ANSWER SECTION:</w:t>
      </w:r>
    </w:p>
    <w:p w14:paraId="1BAC22D0" w14:textId="77777777" w:rsidR="00D640EE" w:rsidRPr="00D640EE" w:rsidRDefault="00D640EE" w:rsidP="00D640EE">
      <w:pPr>
        <w:rPr>
          <w:i/>
          <w:iCs/>
          <w:sz w:val="21"/>
          <w:szCs w:val="21"/>
        </w:rPr>
      </w:pPr>
      <w:r w:rsidRPr="00D640EE">
        <w:rPr>
          <w:i/>
          <w:iCs/>
          <w:sz w:val="21"/>
          <w:szCs w:val="21"/>
        </w:rPr>
        <w:t>www.gslb.a10.com.       10      IN      A       20.97.231.193</w:t>
      </w:r>
    </w:p>
    <w:p w14:paraId="35C04ACC" w14:textId="77777777" w:rsidR="00D640EE" w:rsidRPr="00D640EE" w:rsidRDefault="00D640EE" w:rsidP="00D640EE">
      <w:pPr>
        <w:rPr>
          <w:i/>
          <w:iCs/>
          <w:sz w:val="21"/>
          <w:szCs w:val="21"/>
        </w:rPr>
      </w:pPr>
      <w:r w:rsidRPr="00D640EE">
        <w:rPr>
          <w:i/>
          <w:iCs/>
          <w:sz w:val="21"/>
          <w:szCs w:val="21"/>
        </w:rPr>
        <w:t>www.gslb.a10.com.       10      IN      A       20.1.129.29</w:t>
      </w:r>
    </w:p>
    <w:p w14:paraId="2D0247A8" w14:textId="77777777" w:rsidR="00D640EE" w:rsidRPr="00D640EE" w:rsidRDefault="00D640EE" w:rsidP="00D640EE">
      <w:pPr>
        <w:rPr>
          <w:i/>
          <w:iCs/>
          <w:sz w:val="21"/>
          <w:szCs w:val="21"/>
        </w:rPr>
      </w:pPr>
      <w:r w:rsidRPr="00D640EE">
        <w:rPr>
          <w:i/>
          <w:iCs/>
          <w:sz w:val="21"/>
          <w:szCs w:val="21"/>
        </w:rPr>
        <w:t>www.gslb.a10.com.       10      IN      A       20.232.22.199</w:t>
      </w:r>
    </w:p>
    <w:p w14:paraId="4B83BFD0" w14:textId="77777777" w:rsidR="00D640EE" w:rsidRPr="00D640EE" w:rsidRDefault="00D640EE" w:rsidP="00D640EE">
      <w:pPr>
        <w:rPr>
          <w:i/>
          <w:iCs/>
          <w:sz w:val="21"/>
          <w:szCs w:val="21"/>
        </w:rPr>
      </w:pPr>
      <w:r w:rsidRPr="00D640EE">
        <w:rPr>
          <w:i/>
          <w:iCs/>
          <w:sz w:val="21"/>
          <w:szCs w:val="21"/>
        </w:rPr>
        <w:t>www.gslb.a10.com.       10      IN      A       20.232.18.146</w:t>
      </w:r>
    </w:p>
    <w:p w14:paraId="186268DB" w14:textId="77777777" w:rsidR="00D640EE" w:rsidRPr="00D640EE" w:rsidRDefault="00D640EE" w:rsidP="00D640EE">
      <w:pPr>
        <w:rPr>
          <w:i/>
          <w:iCs/>
          <w:sz w:val="21"/>
          <w:szCs w:val="21"/>
        </w:rPr>
      </w:pPr>
    </w:p>
    <w:p w14:paraId="125D4851" w14:textId="77777777" w:rsidR="00D640EE" w:rsidRPr="00D640EE" w:rsidRDefault="00D640EE" w:rsidP="00D640EE">
      <w:pPr>
        <w:rPr>
          <w:i/>
          <w:iCs/>
          <w:sz w:val="21"/>
          <w:szCs w:val="21"/>
        </w:rPr>
      </w:pPr>
      <w:r w:rsidRPr="00D640EE">
        <w:rPr>
          <w:i/>
          <w:iCs/>
          <w:sz w:val="21"/>
          <w:szCs w:val="21"/>
        </w:rPr>
        <w:t>;; Query time: 85 msec</w:t>
      </w:r>
    </w:p>
    <w:p w14:paraId="1FAC0C17" w14:textId="77777777" w:rsidR="00D640EE" w:rsidRPr="00D640EE" w:rsidRDefault="00D640EE" w:rsidP="00D640EE">
      <w:pPr>
        <w:rPr>
          <w:i/>
          <w:iCs/>
          <w:sz w:val="21"/>
          <w:szCs w:val="21"/>
        </w:rPr>
      </w:pPr>
      <w:r w:rsidRPr="00D640EE">
        <w:rPr>
          <w:i/>
          <w:iCs/>
          <w:sz w:val="21"/>
          <w:szCs w:val="21"/>
        </w:rPr>
        <w:t>;; SERVER: 20.232.184.46#53(20.232.184.46)</w:t>
      </w:r>
    </w:p>
    <w:p w14:paraId="26589ED5" w14:textId="77777777" w:rsidR="00D640EE" w:rsidRPr="00D640EE" w:rsidRDefault="00D640EE" w:rsidP="00D640EE">
      <w:pPr>
        <w:rPr>
          <w:i/>
          <w:iCs/>
          <w:sz w:val="21"/>
          <w:szCs w:val="21"/>
        </w:rPr>
      </w:pPr>
      <w:r w:rsidRPr="00D640EE">
        <w:rPr>
          <w:i/>
          <w:iCs/>
          <w:sz w:val="21"/>
          <w:szCs w:val="21"/>
        </w:rPr>
        <w:t>;; WHEN: Wed Aug 31 00:11:46 PDT 2022</w:t>
      </w:r>
    </w:p>
    <w:p w14:paraId="30D20801" w14:textId="77777777" w:rsidR="00D640EE" w:rsidRPr="00D640EE" w:rsidRDefault="00D640EE" w:rsidP="00D640EE">
      <w:pPr>
        <w:rPr>
          <w:i/>
          <w:iCs/>
          <w:sz w:val="21"/>
          <w:szCs w:val="21"/>
        </w:rPr>
      </w:pPr>
      <w:r w:rsidRPr="00D640EE">
        <w:rPr>
          <w:i/>
          <w:iCs/>
          <w:sz w:val="21"/>
          <w:szCs w:val="21"/>
        </w:rPr>
        <w:t xml:space="preserve">;; MSG SIZE  </w:t>
      </w:r>
      <w:proofErr w:type="spellStart"/>
      <w:r w:rsidRPr="00D640EE">
        <w:rPr>
          <w:i/>
          <w:iCs/>
          <w:sz w:val="21"/>
          <w:szCs w:val="21"/>
        </w:rPr>
        <w:t>rcvd</w:t>
      </w:r>
      <w:proofErr w:type="spellEnd"/>
      <w:r w:rsidRPr="00D640EE">
        <w:rPr>
          <w:i/>
          <w:iCs/>
          <w:sz w:val="21"/>
          <w:szCs w:val="21"/>
        </w:rPr>
        <w:t>: 125</w:t>
      </w:r>
    </w:p>
    <w:bookmarkEnd w:id="33"/>
    <w:p w14:paraId="54FBBA8B" w14:textId="77777777" w:rsidR="00054345" w:rsidRPr="00054345" w:rsidRDefault="00054345" w:rsidP="00054345">
      <w:pPr>
        <w:rPr>
          <w:rFonts w:hint="eastAsia"/>
        </w:rPr>
      </w:pPr>
    </w:p>
    <w:sectPr w:rsidR="00054345" w:rsidRPr="00054345" w:rsidSect="00BE587F">
      <w:headerReference w:type="default" r:id="rId57"/>
      <w:footerReference w:type="default" r:id="rId58"/>
      <w:footerReference w:type="firs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B892A" w14:textId="77777777" w:rsidR="004B0A5B" w:rsidRDefault="004B0A5B" w:rsidP="004C09E2">
      <w:pPr>
        <w:spacing w:after="0" w:line="240" w:lineRule="auto"/>
      </w:pPr>
      <w:r>
        <w:separator/>
      </w:r>
    </w:p>
  </w:endnote>
  <w:endnote w:type="continuationSeparator" w:id="0">
    <w:p w14:paraId="2CE2DF7C" w14:textId="77777777" w:rsidR="004B0A5B" w:rsidRDefault="004B0A5B" w:rsidP="004C0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yriad Pro Light">
    <w:altName w:val="Segoe UI Light"/>
    <w:charset w:val="00"/>
    <w:family w:val="swiss"/>
    <w:pitch w:val="variable"/>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3D5498" w:rsidRDefault="003D5498">
        <w:pPr>
          <w:pStyle w:val="a5"/>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i/>
        <w:iCs/>
        <w:sz w:val="24"/>
        <w:szCs w:val="24"/>
        <w:lang w:val="en-IN" w:eastAsia="en-US"/>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2DEECF63" w:rsidR="00A248F5" w:rsidRPr="00E565AF" w:rsidRDefault="00206CF1" w:rsidP="006400E7">
        <w:pPr>
          <w:pStyle w:val="ab"/>
          <w:rPr>
            <w:rFonts w:asciiTheme="majorHAnsi" w:eastAsiaTheme="majorEastAsia" w:hAnsiTheme="majorHAnsi" w:cstheme="majorBidi"/>
            <w:b/>
            <w:bCs/>
            <w:i/>
            <w:iCs/>
            <w:color w:val="000000" w:themeColor="text1"/>
            <w:spacing w:val="-10"/>
            <w:kern w:val="28"/>
            <w:sz w:val="28"/>
            <w:szCs w:val="28"/>
            <w:lang w:val="en-IN" w:eastAsia="en-US"/>
          </w:rPr>
        </w:pPr>
        <w:r w:rsidRPr="006400E7">
          <w:rPr>
            <w:rFonts w:eastAsiaTheme="minorHAnsi"/>
            <w:i/>
            <w:iCs/>
            <w:sz w:val="24"/>
            <w:szCs w:val="24"/>
            <w:lang w:val="en-IN" w:eastAsia="en-US"/>
          </w:rPr>
          <w:t xml:space="preserve">An azure </w:t>
        </w:r>
        <w:r>
          <w:rPr>
            <w:rFonts w:eastAsiaTheme="minorHAnsi"/>
            <w:i/>
            <w:iCs/>
            <w:sz w:val="24"/>
            <w:szCs w:val="24"/>
            <w:lang w:val="en-IN" w:eastAsia="en-US"/>
          </w:rPr>
          <w:t>ARM</w:t>
        </w:r>
        <w:r w:rsidRPr="006400E7">
          <w:rPr>
            <w:rFonts w:eastAsiaTheme="minorHAnsi"/>
            <w:i/>
            <w:iCs/>
            <w:sz w:val="24"/>
            <w:szCs w:val="24"/>
            <w:lang w:val="en-IN" w:eastAsia="en-US"/>
          </w:rPr>
          <w:t xml:space="preserve"> template </w:t>
        </w:r>
        <w:r>
          <w:rPr>
            <w:rFonts w:eastAsiaTheme="minorHAnsi"/>
            <w:i/>
            <w:iCs/>
            <w:sz w:val="24"/>
            <w:szCs w:val="24"/>
            <w:lang w:val="en-IN" w:eastAsia="en-US"/>
          </w:rPr>
          <w:t>to create 2 regions, 1 GSLB controller and 2 site devices in each region. In addition, it creates 2 real servers in each region.</w:t>
        </w:r>
        <w:r w:rsidRPr="006400E7">
          <w:rPr>
            <w:rFonts w:eastAsiaTheme="minorHAnsi"/>
            <w:i/>
            <w:iCs/>
            <w:sz w:val="24"/>
            <w:szCs w:val="24"/>
            <w:lang w:val="en-IN" w:eastAsia="en-US"/>
          </w:rPr>
          <w:br/>
        </w:r>
        <w:r w:rsidRPr="006400E7">
          <w:rPr>
            <w:rFonts w:eastAsiaTheme="minorHAnsi"/>
            <w:i/>
            <w:iCs/>
            <w:sz w:val="24"/>
            <w:szCs w:val="24"/>
            <w:lang w:val="en-IN" w:eastAsia="en-US"/>
          </w:rPr>
          <w:br/>
          <w:t>© 2022 A10 Networks, Inc.</w:t>
        </w:r>
        <w:r w:rsidRPr="006400E7">
          <w:rPr>
            <w:rFonts w:eastAsiaTheme="minorHAnsi"/>
            <w:i/>
            <w:iCs/>
            <w:sz w:val="24"/>
            <w:szCs w:val="24"/>
            <w:lang w:val="en-IN" w:eastAsia="en-US"/>
          </w:rPr>
          <w:br/>
          <w:t>CONFIDENTIAL AND PROPRIETARY- ALL RIGHTS RESERVED.</w:t>
        </w:r>
        <w:r w:rsidRPr="006400E7">
          <w:rPr>
            <w:rFonts w:eastAsiaTheme="minorHAnsi"/>
            <w:i/>
            <w:iCs/>
            <w:sz w:val="24"/>
            <w:szCs w:val="24"/>
            <w:lang w:val="en-IN" w:eastAsia="en-US"/>
          </w:rPr>
          <w:br/>
          <w:t>Information in this document is subject to change without notice</w:t>
        </w:r>
        <w:r>
          <w:rPr>
            <w:rFonts w:eastAsiaTheme="minorHAnsi"/>
            <w:i/>
            <w:iCs/>
            <w:sz w:val="24"/>
            <w:szCs w:val="24"/>
            <w:lang w:val="en-IN" w:eastAsia="en-US"/>
          </w:rPr>
          <w:t>.</w:t>
        </w:r>
      </w:p>
    </w:sdtContent>
  </w:sdt>
  <w:p w14:paraId="3360C3BA" w14:textId="77777777" w:rsidR="00A248F5" w:rsidRDefault="00A248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1E0DB" w14:textId="77777777" w:rsidR="004B0A5B" w:rsidRDefault="004B0A5B" w:rsidP="004C09E2">
      <w:pPr>
        <w:spacing w:after="0" w:line="240" w:lineRule="auto"/>
      </w:pPr>
      <w:r>
        <w:separator/>
      </w:r>
    </w:p>
  </w:footnote>
  <w:footnote w:type="continuationSeparator" w:id="0">
    <w:p w14:paraId="73A38272" w14:textId="77777777" w:rsidR="004B0A5B" w:rsidRDefault="004B0A5B" w:rsidP="004C0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4C09E2" w:rsidRDefault="004C09E2">
    <w:pPr>
      <w:pStyle w:val="a3"/>
    </w:pPr>
    <w:r>
      <w:rPr>
        <w:rFonts w:ascii="Times New Roman" w:hAnsi="Times New Roman"/>
        <w:noProof/>
        <w:sz w:val="24"/>
        <w:szCs w:val="24"/>
        <w:lang w:eastAsia="en-IN"/>
      </w:rPr>
      <w:drawing>
        <wp:anchor distT="0" distB="0" distL="114300" distR="114300" simplePos="0" relativeHeight="251661312"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9264"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531E94" w:rsidRDefault="00531E94"/>
</w:hdr>
</file>

<file path=word/intelligence2.xml><?xml version="1.0" encoding="utf-8"?>
<int2:intelligence xmlns:int2="http://schemas.microsoft.com/office/intelligence/2020/intelligence" xmlns:oel="http://schemas.microsoft.com/office/2019/extlst">
  <int2:observations>
    <int2:textHash int2:hashCode="i6Zvb4SA1JpP7b" int2:id="Jo3Gll6F">
      <int2:state int2:value="Rejected" int2:type="LegacyProofing"/>
    </int2:textHash>
    <int2:textHash int2:hashCode="Bdl+bpg0zPBjxV" int2:id="YkZSZM8Q">
      <int2:state int2:value="Rejected" int2:type="LegacyProofing"/>
    </int2:textHash>
    <int2:textHash int2:hashCode="qwqXRL0Zh9VQxE" int2:id="FxExlXJp">
      <int2:state int2:value="Rejected" int2:type="LegacyProofing"/>
    </int2:textHash>
    <int2:textHash int2:hashCode="DzN3jNOxXarTTU" int2:id="2Kpmfz2g">
      <int2:state int2:value="Rejected" int2:type="LegacyProofing"/>
    </int2:textHash>
    <int2:textHash int2:hashCode="v2VrPeuISxd6y/" int2:id="JWEDhyqt">
      <int2:state int2:value="Rejected" int2:type="LegacyProofing"/>
    </int2:textHash>
    <int2:textHash int2:hashCode="b4GbNmy4Py5i17" int2:id="9eZvmQ8M">
      <int2:state int2:value="Rejected" int2:type="LegacyProofing"/>
    </int2:textHash>
    <int2:textHash int2:hashCode="L6GN9HGBNh5OtT" int2:id="sA9UgZpr">
      <int2:state int2:value="Rejected" int2:type="LegacyProofing"/>
    </int2:textHash>
    <int2:textHash int2:hashCode="R9R6xlwmqxZw60" int2:id="Be2KccQB">
      <int2:state int2:value="Rejected" int2:type="LegacyProofing"/>
    </int2:textHash>
    <int2:textHash int2:hashCode="rpdLRnjB2Oo0pA" int2:id="k5LH0gvw">
      <int2:state int2:value="Rejected" int2:type="LegacyProofing"/>
    </int2:textHash>
    <int2:textHash int2:hashCode="5K+gdbuRDI7LQn" int2:id="Qw1HTrGd">
      <int2:state int2:value="Rejected" int2:type="LegacyProofing"/>
    </int2:textHash>
    <int2:textHash int2:hashCode="aTNSEh/Q5F1za2" int2:id="5rtAesnQ">
      <int2:state int2:value="Rejected" int2:type="LegacyProofing"/>
    </int2:textHash>
    <int2:textHash int2:hashCode="daRYCGyYdIJwVa" int2:id="L4JSC4nA">
      <int2:state int2:value="Rejected" int2:type="LegacyProofing"/>
    </int2:textHash>
    <int2:textHash int2:hashCode="ALPO1XOIq81bfb" int2:id="lpnaPHfp">
      <int2:state int2:value="Rejected" int2:type="LegacyProofing"/>
    </int2:textHash>
    <int2:textHash int2:hashCode="KHYRlSO0OySDmQ" int2:id="ENDhG7mt">
      <int2:state int2:value="Rejected" int2:type="LegacyProofing"/>
    </int2:textHash>
    <int2:textHash int2:hashCode="wDOh6ud304BMV4" int2:id="Rn3BaRdf">
      <int2:state int2:value="Rejected" int2:type="LegacyProofing"/>
    </int2:textHash>
    <int2:textHash int2:hashCode="fAXJJCQ7kMdJwj" int2:id="eSvomqtz">
      <int2:state int2:value="Rejected" int2:type="LegacyProofing"/>
    </int2:textHash>
    <int2:textHash int2:hashCode="vplK28Ld8kPJy/" int2:id="nQ1u0vet">
      <int2:state int2:value="Rejected" int2:type="LegacyProofing"/>
    </int2:textHash>
    <int2:textHash int2:hashCode="GjgLw0p7p0ed3G" int2:id="6zLUOPEJ">
      <int2:state int2:value="Rejected" int2:type="LegacyProofing"/>
    </int2:textHash>
    <int2:textHash int2:hashCode="dCE/nJJHYn3/Cp" int2:id="FqqqCQEo">
      <int2:state int2:value="Rejected" int2:type="LegacyProofing"/>
    </int2:textHash>
    <int2:textHash int2:hashCode="pPZ9n/k/59fQsz" int2:id="tyOSA9uW">
      <int2:state int2:value="Rejected" int2:type="LegacyProofing"/>
    </int2:textHash>
    <int2:textHash int2:hashCode="9ugzkRRvi/c86F" int2:id="AcZZfLkn">
      <int2:state int2:value="Rejected" int2:type="LegacyProofing"/>
    </int2:textHash>
    <int2:textHash int2:hashCode="3Fp5pVOT/l2MIG" int2:id="b0NOUuDt">
      <int2:state int2:value="Rejected" int2:type="LegacyProofing"/>
    </int2:textHash>
    <int2:textHash int2:hashCode="paoRVr1vX6hMMC" int2:id="VopYqNOi">
      <int2:state int2:value="Rejected" int2:type="LegacyProofing"/>
    </int2:textHash>
    <int2:textHash int2:hashCode="HqiPedRlK0i8q8" int2:id="PxUFORcx">
      <int2:state int2:value="Rejected" int2:type="LegacyProofing"/>
    </int2:textHash>
    <int2:textHash int2:hashCode="v9eEAJ0Z4i5MaL" int2:id="DCv1OM4p">
      <int2:state int2:value="Rejected" int2:type="LegacyProofing"/>
    </int2:textHash>
    <int2:textHash int2:hashCode="4Pcltxa7kbcRGV" int2:id="Cn0mZz64">
      <int2:state int2:value="Rejected" int2:type="LegacyProofing"/>
    </int2:textHash>
    <int2:textHash int2:hashCode="omjMY/IStc/+2u" int2:id="G0ezu9Uk">
      <int2:state int2:value="Rejected" int2:type="LegacyProofing"/>
    </int2:textHash>
    <int2:textHash int2:hashCode="+auj8SmbSkjnXu" int2:id="dXq04FIh">
      <int2:state int2:value="Rejected" int2:type="LegacyProofing"/>
    </int2:textHash>
    <int2:textHash int2:hashCode="B+7diDR4H637Op" int2:id="M7ht2GvB">
      <int2:state int2:value="Rejected" int2:type="LegacyProofing"/>
    </int2:textHash>
    <int2:textHash int2:hashCode="/JlXLkGh0Spi5r" int2:id="fcz9nt5m">
      <int2:state int2:value="Rejected" int2:type="LegacyProofing"/>
    </int2:textHash>
    <int2:textHash int2:hashCode="pAFrbhIX8NqCA7" int2:id="RBhqLuZb">
      <int2:state int2:value="Rejected" int2:type="LegacyProofing"/>
    </int2:textHash>
    <int2:textHash int2:hashCode="PSFmkWNx46ad0t" int2:id="4XZGwHKy">
      <int2:state int2:value="Rejected" int2:type="LegacyProofing"/>
    </int2:textHash>
    <int2:textHash int2:hashCode="bON14xXXIK8rpo" int2:id="YV2GJ9sj">
      <int2:state int2:value="Rejected" int2:type="LegacyProofing"/>
    </int2:textHash>
    <int2:textHash int2:hashCode="Ns+L7iy4Evehsg" int2:id="f7lzpffs">
      <int2:state int2:value="Rejected" int2:type="LegacyProofing"/>
    </int2:textHash>
    <int2:textHash int2:hashCode="NFyCa75nzH/yK3" int2:id="EIBznts1">
      <int2:state int2:value="Rejected" int2:type="LegacyProofing"/>
    </int2:textHash>
    <int2:textHash int2:hashCode="biYOhWYlqy/VH+" int2:id="V6UP399F">
      <int2:state int2:value="Rejected" int2:type="LegacyProofing"/>
    </int2:textHash>
    <int2:textHash int2:hashCode="aVkKrXHVV3sFty" int2:id="YTVAPefZ">
      <int2:state int2:value="Rejected" int2:type="LegacyProofing"/>
    </int2:textHash>
    <int2:textHash int2:hashCode="PPhUegGgXW7VvP" int2:id="FX00BGJz">
      <int2:state int2:value="Rejected" int2:type="LegacyProofing"/>
    </int2:textHash>
    <int2:textHash int2:hashCode="xzuimCxVt+rQ5A" int2:id="JBGkMlT9">
      <int2:state int2:value="Rejected" int2:type="LegacyProofing"/>
    </int2:textHash>
    <int2:textHash int2:hashCode="DqW/nzl3CRB/X2" int2:id="8UtCVw2d">
      <int2:state int2:value="Rejected" int2:type="LegacyProofing"/>
    </int2:textHash>
    <int2:textHash int2:hashCode="JJujYAACm76XSZ" int2:id="O2KgzdmX">
      <int2:state int2:value="Rejected" int2:type="LegacyProofing"/>
    </int2:textHash>
    <int2:textHash int2:hashCode="c7gzhoWLSyBPVg" int2:id="Wb00CsBQ">
      <int2:state int2:value="Rejected" int2:type="LegacyProofing"/>
    </int2:textHash>
    <int2:textHash int2:hashCode="lhC50KOeUl7yoJ" int2:id="jCun7OAm">
      <int2:state int2:value="Rejected" int2:type="LegacyProofing"/>
    </int2:textHash>
    <int2:textHash int2:hashCode="ixQqkc+25hdhit" int2:id="oCUfQN4f">
      <int2:state int2:value="Rejected" int2:type="LegacyProofing"/>
    </int2:textHash>
    <int2:textHash int2:hashCode="zDjfyoQlprC7oT" int2:id="OEmxnVRy">
      <int2:state int2:value="Rejected" int2:type="LegacyProofing"/>
    </int2:textHash>
    <int2:textHash int2:hashCode="HSBCEksC7ZXKq0" int2:id="n4my9ui2">
      <int2:state int2:value="Rejected" int2:type="LegacyProofing"/>
    </int2:textHash>
    <int2:textHash int2:hashCode="HMgT7xscSh/JZr" int2:id="nyZFMmWo">
      <int2:state int2:value="Rejected" int2:type="LegacyProofing"/>
    </int2:textHash>
    <int2:textHash int2:hashCode="q5qO9cay90zWoM" int2:id="HVD6K8DU">
      <int2:state int2:value="Rejected" int2:type="LegacyProofing"/>
    </int2:textHash>
    <int2:textHash int2:hashCode="h7o+XDaQCD6uq6" int2:id="vNafuxSh">
      <int2:state int2:value="Rejected" int2:type="LegacyProofing"/>
    </int2:textHash>
    <int2:textHash int2:hashCode="gXNjWLFkUQOugy" int2:id="vy0yPSnt">
      <int2:state int2:value="Rejected" int2:type="LegacyProofing"/>
    </int2:textHash>
    <int2:textHash int2:hashCode="XUDMPcoTO103Iz" int2:id="VyaBVTYW">
      <int2:state int2:value="Rejected" int2:type="LegacyProofing"/>
    </int2:textHash>
    <int2:textHash int2:hashCode="48XkNvRs5rrWGg" int2:id="oambFRee">
      <int2:state int2:value="Rejected" int2:type="LegacyProofing"/>
    </int2:textHash>
    <int2:textHash int2:hashCode="gBnUvzqqskrjTG" int2:id="e758XRSD">
      <int2:state int2:value="Rejected" int2:type="LegacyProofing"/>
    </int2:textHash>
    <int2:textHash int2:hashCode="s+6UeXudIfHcmA" int2:id="tpYZV7Hc">
      <int2:state int2:value="Rejected" int2:type="LegacyProofing"/>
    </int2:textHash>
    <int2:textHash int2:hashCode="o73HXmx/IjnWlu" int2:id="NKdkfgvC">
      <int2:state int2:value="Rejected" int2:type="LegacyProofing"/>
    </int2:textHash>
    <int2:textHash int2:hashCode="90Fm387uNK8j73" int2:id="3Oj1uXBm">
      <int2:state int2:value="Rejected" int2:type="LegacyProofing"/>
    </int2:textHash>
    <int2:textHash int2:hashCode="52hq/x6ALLgqXM" int2:id="vZ87i40s">
      <int2:state int2:value="Rejected" int2:type="LegacyProofing"/>
    </int2:textHash>
    <int2:textHash int2:hashCode="4/DeS+CMYa5JBH" int2:id="YAGpcxWD">
      <int2:state int2:value="Rejected" int2:type="LegacyProofing"/>
    </int2:textHash>
    <int2:textHash int2:hashCode="AHDKXxy9wILJy1" int2:id="RZEWdaZY">
      <int2:state int2:value="Rejected" int2:type="LegacyProofing"/>
    </int2:textHash>
    <int2:textHash int2:hashCode="adScUEqSGaVbi+" int2:id="crJZpbHf">
      <int2:state int2:value="Rejected" int2:type="LegacyProofing"/>
    </int2:textHash>
    <int2:textHash int2:hashCode="6vMkOoQqYQKx7N" int2:id="q0858Ru2">
      <int2:state int2:value="Rejected" int2:type="LegacyProofing"/>
    </int2:textHash>
    <int2:textHash int2:hashCode="dUoI3fi8sc8i8x" int2:id="tJI3Fkvs">
      <int2:state int2:value="Rejected" int2:type="LegacyProofing"/>
    </int2:textHash>
    <int2:textHash int2:hashCode="hHt8km/joSJDYe" int2:id="EigDm82Z">
      <int2:state int2:value="Rejected" int2:type="LegacyProofing"/>
    </int2:textHash>
    <int2:textHash int2:hashCode="nsyEWepfOfnaVc" int2:id="JOL1fwmY">
      <int2:state int2:value="Rejected" int2:type="LegacyProofing"/>
    </int2:textHash>
    <int2:textHash int2:hashCode="CF9TQ8xg/JCbTg" int2:id="Pb88Uid2">
      <int2:state int2:value="Rejected" int2:type="LegacyProofing"/>
    </int2:textHash>
    <int2:textHash int2:hashCode="MB+bIzA93Ij6QK" int2:id="NS04SQG7">
      <int2:state int2:value="Rejected" int2:type="LegacyProofing"/>
    </int2:textHash>
    <int2:textHash int2:hashCode="CycUR32yr3YwHu" int2:id="JUMH1gWp">
      <int2:state int2:value="Rejected" int2:type="LegacyProofing"/>
    </int2:textHash>
    <int2:textHash int2:hashCode="msYQ28m97ok0V3" int2:id="cCiZv03K">
      <int2:state int2:value="Rejected" int2:type="LegacyProofing"/>
    </int2:textHash>
    <int2:textHash int2:hashCode="q7yQ4AbC2bEj6K" int2:id="zPyqi6l1">
      <int2:state int2:value="Rejected" int2:type="LegacyProofing"/>
    </int2:textHash>
    <int2:textHash int2:hashCode="tyYxuUaBzeSSh+" int2:id="31f1d21e">
      <int2:state int2:value="Rejected" int2:type="LegacyProofing"/>
    </int2:textHash>
    <int2:textHash int2:hashCode="kCg4QNkN5JuOeY" int2:id="6e9jNVt1">
      <int2:state int2:value="Rejected" int2:type="LegacyProofing"/>
    </int2:textHash>
    <int2:textHash int2:hashCode="21U4SOmmJVuu5X" int2:id="qDWjqM4r">
      <int2:state int2:value="Rejected" int2:type="LegacyProofing"/>
    </int2:textHash>
    <int2:textHash int2:hashCode="8RFRqAgchgKK1H" int2:id="X08aHAs2">
      <int2:state int2:value="Rejected" int2:type="LegacyProofing"/>
    </int2:textHash>
    <int2:textHash int2:hashCode="IKJFk/guVzlTB2" int2:id="sCKdB7PK">
      <int2:state int2:value="Rejected" int2:type="LegacyProofing"/>
    </int2:textHash>
    <int2:textHash int2:hashCode="cfFBCw8jsJF/JH" int2:id="LdRugEM1">
      <int2:state int2:value="Rejected" int2:type="LegacyProofing"/>
    </int2:textHash>
    <int2:bookmark int2:bookmarkName="_Int_2w3SYsmr" int2:invalidationBookmarkName="" int2:hashCode="eLuIJvzCUEWD5i" int2:id="cUWnjPv0">
      <int2:state int2:value="Rejected" int2:type="AugLoop_Acronyms_AcronymsCritique"/>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xtYj8aUl" int2:invalidationBookmarkName="" int2:hashCode="6kJNOK9y3RNmoI" int2:id="biJk9qxF">
      <int2:state int2:value="Rejected" int2:type="AugLoop_Acronyms_AcronymsCritique"/>
    </int2:bookmark>
    <int2:bookmark int2:bookmarkName="_Int_NcmXslZJ" int2:invalidationBookmarkName="" int2:hashCode="NRY40aoap1bBWh" int2:id="uPAHpSma">
      <int2:state int2:value="Rejected" int2:type="AugLoop_Acronyms_AcronymsCritique"/>
    </int2:bookmark>
    <int2:bookmark int2:bookmarkName="_Int_swOAQGd2" int2:invalidationBookmarkName="" int2:hashCode="whk0jTGGPWQHCM" int2:id="CFgGGZq9">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KPnKcSZ" int2:invalidationBookmarkName="" int2:hashCode="RvGgvVWSovkkTK" int2:id="ZTtbd76J">
      <int2:state int2:value="Rejected" int2:type="LegacyProofing"/>
    </int2:bookmark>
    <int2:bookmark int2:bookmarkName="_Int_EEM0uOkH" int2:invalidationBookmarkName="" int2:hashCode="/n7TgRwX3haWg2" int2:id="qus21Wbu">
      <int2:state int2:value="Rejected" int2:type="LegacyProofing"/>
    </int2:bookmark>
    <int2:bookmark int2:bookmarkName="_Int_0PWZkEaD" int2:invalidationBookmarkName="" int2:hashCode="Bi2KnewPpQfRnz" int2:id="y4RwoFx4">
      <int2:state int2:value="Rejected" int2:type="LegacyProofing"/>
    </int2:bookmark>
    <int2:bookmark int2:bookmarkName="_Int_BsJXrdPI" int2:invalidationBookmarkName="" int2:hashCode="g0s08W9FHgDyaN" int2:id="Uhesqvo1">
      <int2:state int2:value="Rejected" int2:type="LegacyProofing"/>
    </int2:bookmark>
    <int2:bookmark int2:bookmarkName="_Int_R1YNjpYL" int2:invalidationBookmarkName="" int2:hashCode="Bi2KnewPpQfRnz" int2:id="SkeemsL0">
      <int2:state int2:value="Rejected" int2:type="LegacyProofing"/>
    </int2:bookmark>
    <int2:bookmark int2:bookmarkName="_Int_cuZbUnGc" int2:invalidationBookmarkName="" int2:hashCode="g0s08W9FHgDyaN" int2:id="0d3OtkBc">
      <int2:state int2:value="Rejected" int2:type="LegacyProofing"/>
    </int2:bookmark>
    <int2:bookmark int2:bookmarkName="_Int_KuFcFybT" int2:invalidationBookmarkName="" int2:hashCode="Bi2KnewPpQfRnz" int2:id="tenUH688">
      <int2:state int2:value="Rejected" int2:type="LegacyProofing"/>
    </int2:bookmark>
    <int2:bookmark int2:bookmarkName="_Int_USZTlJEK" int2:invalidationBookmarkName="" int2:hashCode="g0s08W9FHgDyaN" int2:id="t7VIUasE">
      <int2:state int2:value="Rejected" int2:type="LegacyProofing"/>
    </int2:bookmark>
    <int2:bookmark int2:bookmarkName="_Int_kXVTvcEq" int2:invalidationBookmarkName="" int2:hashCode="Bi2KnewPpQfRnz" int2:id="iCpgP4W6">
      <int2:state int2:value="Rejected" int2:type="LegacyProofing"/>
    </int2:bookmark>
    <int2:bookmark int2:bookmarkName="_Int_mwI4vDRa" int2:invalidationBookmarkName="" int2:hashCode="+fwnuTdK0eO/NP" int2:id="LoiGKCVl">
      <int2:state int2:value="Rejected" int2:type="LegacyProofing"/>
    </int2:bookmark>
    <int2:bookmark int2:bookmarkName="_Int_Rn723QLq" int2:invalidationBookmarkName="" int2:hashCode="TPW8Wb7p4cRMYl" int2:id="t54ktBWE">
      <int2:state int2:value="Rejected" int2:type="LegacyProofing"/>
    </int2:bookmark>
    <int2:bookmark int2:bookmarkName="_Int_uavemQap" int2:invalidationBookmarkName="" int2:hashCode="Bi2KnewPpQfRnz" int2:id="RvQgfaSw">
      <int2:state int2:value="Rejected" int2:type="LegacyProofing"/>
    </int2:bookmark>
    <int2:bookmark int2:bookmarkName="_Int_uyIkoMf5" int2:invalidationBookmarkName="" int2:hashCode="TPW8Wb7p4cRMYl" int2:id="wuMuAaV3">
      <int2:state int2:value="Rejected" int2:type="LegacyProofing"/>
    </int2:bookmark>
    <int2:bookmark int2:bookmarkName="_Int_fSpMGSTO" int2:invalidationBookmarkName="" int2:hashCode="Bi2KnewPpQfRnz" int2:id="o52r0tIn">
      <int2:state int2:value="Rejected" int2:type="LegacyProofing"/>
    </int2:bookmark>
    <int2:bookmark int2:bookmarkName="_Int_zsozUCIM" int2:invalidationBookmarkName="" int2:hashCode="TPW8Wb7p4cRMYl" int2:id="locyLoW7">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0EC"/>
    <w:multiLevelType w:val="hybridMultilevel"/>
    <w:tmpl w:val="BCF23BA0"/>
    <w:lvl w:ilvl="0" w:tplc="63DEA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810742"/>
    <w:multiLevelType w:val="hybridMultilevel"/>
    <w:tmpl w:val="7D3CFF2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B150EF1"/>
    <w:multiLevelType w:val="hybridMultilevel"/>
    <w:tmpl w:val="71008994"/>
    <w:lvl w:ilvl="0" w:tplc="D482F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635A0E"/>
    <w:multiLevelType w:val="hybridMultilevel"/>
    <w:tmpl w:val="8648EBFE"/>
    <w:lvl w:ilvl="0" w:tplc="32F40650">
      <w:start w:val="1"/>
      <w:numFmt w:val="decimal"/>
      <w:lvlText w:val="%1."/>
      <w:lvlJc w:val="left"/>
      <w:pPr>
        <w:ind w:left="360" w:hanging="3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36424C7"/>
    <w:multiLevelType w:val="hybridMultilevel"/>
    <w:tmpl w:val="3B4E68E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650A7877"/>
    <w:multiLevelType w:val="hybridMultilevel"/>
    <w:tmpl w:val="64FE0336"/>
    <w:lvl w:ilvl="0" w:tplc="A5A64C26">
      <w:start w:val="1"/>
      <w:numFmt w:val="decimal"/>
      <w:lvlText w:val="%1."/>
      <w:lvlJc w:val="left"/>
      <w:pPr>
        <w:ind w:left="643" w:hanging="360"/>
      </w:pPr>
      <w:rPr>
        <w:lang w:val="en-IN"/>
      </w:r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15:restartNumberingAfterBreak="0">
    <w:nsid w:val="7F95596C"/>
    <w:multiLevelType w:val="hybridMultilevel"/>
    <w:tmpl w:val="BCF23BA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758717176">
    <w:abstractNumId w:val="3"/>
  </w:num>
  <w:num w:numId="2" w16cid:durableId="805048619">
    <w:abstractNumId w:val="6"/>
  </w:num>
  <w:num w:numId="3" w16cid:durableId="2069527979">
    <w:abstractNumId w:val="2"/>
  </w:num>
  <w:num w:numId="4" w16cid:durableId="269317064">
    <w:abstractNumId w:val="4"/>
  </w:num>
  <w:num w:numId="5" w16cid:durableId="14657355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8710908">
    <w:abstractNumId w:val="5"/>
    <w:lvlOverride w:ilvl="0"/>
    <w:lvlOverride w:ilvl="1"/>
    <w:lvlOverride w:ilvl="2"/>
    <w:lvlOverride w:ilvl="3"/>
    <w:lvlOverride w:ilvl="4"/>
    <w:lvlOverride w:ilvl="5"/>
    <w:lvlOverride w:ilvl="6"/>
    <w:lvlOverride w:ilvl="7"/>
    <w:lvlOverride w:ilvl="8"/>
  </w:num>
  <w:num w:numId="7" w16cid:durableId="58332115">
    <w:abstractNumId w:val="0"/>
  </w:num>
  <w:num w:numId="8" w16cid:durableId="1242835890">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az Mohammad Azad Shaik">
    <w15:presenceInfo w15:providerId="AD" w15:userId="S::nshaik@a10networks.com::cfb26365-9d54-44e5-a590-96641c180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9E2"/>
    <w:rsid w:val="00000607"/>
    <w:rsid w:val="000009C0"/>
    <w:rsid w:val="0000175F"/>
    <w:rsid w:val="00002197"/>
    <w:rsid w:val="000021C4"/>
    <w:rsid w:val="0000260C"/>
    <w:rsid w:val="00002ABD"/>
    <w:rsid w:val="00002E4A"/>
    <w:rsid w:val="00005DC0"/>
    <w:rsid w:val="0000629A"/>
    <w:rsid w:val="00006906"/>
    <w:rsid w:val="000076CC"/>
    <w:rsid w:val="00007E00"/>
    <w:rsid w:val="00007F5C"/>
    <w:rsid w:val="00010267"/>
    <w:rsid w:val="00011EFE"/>
    <w:rsid w:val="000124B1"/>
    <w:rsid w:val="00012725"/>
    <w:rsid w:val="000127F7"/>
    <w:rsid w:val="00014213"/>
    <w:rsid w:val="00014DDF"/>
    <w:rsid w:val="0001699A"/>
    <w:rsid w:val="00016ABB"/>
    <w:rsid w:val="0002060F"/>
    <w:rsid w:val="00020A5B"/>
    <w:rsid w:val="00020D81"/>
    <w:rsid w:val="00021201"/>
    <w:rsid w:val="000227E0"/>
    <w:rsid w:val="00022F82"/>
    <w:rsid w:val="00023C8E"/>
    <w:rsid w:val="000246B9"/>
    <w:rsid w:val="0002543F"/>
    <w:rsid w:val="00025C02"/>
    <w:rsid w:val="0002690A"/>
    <w:rsid w:val="00026D38"/>
    <w:rsid w:val="00027F91"/>
    <w:rsid w:val="00027FFD"/>
    <w:rsid w:val="00030163"/>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DE5"/>
    <w:rsid w:val="0005434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7125C"/>
    <w:rsid w:val="00071AD4"/>
    <w:rsid w:val="00071BAF"/>
    <w:rsid w:val="00071D21"/>
    <w:rsid w:val="00071EE5"/>
    <w:rsid w:val="00072A1B"/>
    <w:rsid w:val="000737A0"/>
    <w:rsid w:val="00073A0A"/>
    <w:rsid w:val="000741F3"/>
    <w:rsid w:val="0007458C"/>
    <w:rsid w:val="00076622"/>
    <w:rsid w:val="000766A0"/>
    <w:rsid w:val="00077057"/>
    <w:rsid w:val="000770E1"/>
    <w:rsid w:val="0008165A"/>
    <w:rsid w:val="00081F36"/>
    <w:rsid w:val="000824FA"/>
    <w:rsid w:val="00084325"/>
    <w:rsid w:val="00084D22"/>
    <w:rsid w:val="000863BB"/>
    <w:rsid w:val="00086EA3"/>
    <w:rsid w:val="000872C0"/>
    <w:rsid w:val="00087C7B"/>
    <w:rsid w:val="000901F0"/>
    <w:rsid w:val="00090381"/>
    <w:rsid w:val="00091408"/>
    <w:rsid w:val="0009214B"/>
    <w:rsid w:val="00093283"/>
    <w:rsid w:val="000932EC"/>
    <w:rsid w:val="00094FF1"/>
    <w:rsid w:val="000956EC"/>
    <w:rsid w:val="00095DEB"/>
    <w:rsid w:val="000962B8"/>
    <w:rsid w:val="0009678B"/>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3103"/>
    <w:rsid w:val="000B4314"/>
    <w:rsid w:val="000B463D"/>
    <w:rsid w:val="000B55A4"/>
    <w:rsid w:val="000B5FDB"/>
    <w:rsid w:val="000B6E65"/>
    <w:rsid w:val="000B7579"/>
    <w:rsid w:val="000B7C62"/>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85B"/>
    <w:rsid w:val="00101A30"/>
    <w:rsid w:val="00102B12"/>
    <w:rsid w:val="00103D0C"/>
    <w:rsid w:val="00103F45"/>
    <w:rsid w:val="001044B6"/>
    <w:rsid w:val="00104881"/>
    <w:rsid w:val="00105ECF"/>
    <w:rsid w:val="001069EE"/>
    <w:rsid w:val="00106B8B"/>
    <w:rsid w:val="00106F76"/>
    <w:rsid w:val="0011026C"/>
    <w:rsid w:val="0011217D"/>
    <w:rsid w:val="00112262"/>
    <w:rsid w:val="0011272A"/>
    <w:rsid w:val="00113804"/>
    <w:rsid w:val="001143A4"/>
    <w:rsid w:val="001144EC"/>
    <w:rsid w:val="0011527C"/>
    <w:rsid w:val="00116242"/>
    <w:rsid w:val="001167BE"/>
    <w:rsid w:val="00117EF0"/>
    <w:rsid w:val="00120287"/>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9B"/>
    <w:rsid w:val="00127EFE"/>
    <w:rsid w:val="0013068F"/>
    <w:rsid w:val="00130706"/>
    <w:rsid w:val="001308DA"/>
    <w:rsid w:val="001317AD"/>
    <w:rsid w:val="0013180A"/>
    <w:rsid w:val="001347DC"/>
    <w:rsid w:val="001348F8"/>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47C2D"/>
    <w:rsid w:val="00150459"/>
    <w:rsid w:val="00150C9A"/>
    <w:rsid w:val="00150FE1"/>
    <w:rsid w:val="00151417"/>
    <w:rsid w:val="00151810"/>
    <w:rsid w:val="00152057"/>
    <w:rsid w:val="00152377"/>
    <w:rsid w:val="00152C4F"/>
    <w:rsid w:val="00153836"/>
    <w:rsid w:val="001546D4"/>
    <w:rsid w:val="00154BED"/>
    <w:rsid w:val="001554DA"/>
    <w:rsid w:val="001555AB"/>
    <w:rsid w:val="00155B17"/>
    <w:rsid w:val="00156E05"/>
    <w:rsid w:val="00156F58"/>
    <w:rsid w:val="00157421"/>
    <w:rsid w:val="001576C1"/>
    <w:rsid w:val="0015795F"/>
    <w:rsid w:val="00157A29"/>
    <w:rsid w:val="00157C1B"/>
    <w:rsid w:val="001602A5"/>
    <w:rsid w:val="0016055F"/>
    <w:rsid w:val="00160DA5"/>
    <w:rsid w:val="00161A09"/>
    <w:rsid w:val="00162B0F"/>
    <w:rsid w:val="001637C1"/>
    <w:rsid w:val="00163F6A"/>
    <w:rsid w:val="00164A1E"/>
    <w:rsid w:val="00164DC6"/>
    <w:rsid w:val="0016517C"/>
    <w:rsid w:val="001665F0"/>
    <w:rsid w:val="00167B12"/>
    <w:rsid w:val="00167C34"/>
    <w:rsid w:val="00170069"/>
    <w:rsid w:val="0017043E"/>
    <w:rsid w:val="00170529"/>
    <w:rsid w:val="0017092D"/>
    <w:rsid w:val="00170C3C"/>
    <w:rsid w:val="0017167F"/>
    <w:rsid w:val="00171BA6"/>
    <w:rsid w:val="00171CED"/>
    <w:rsid w:val="00171EF3"/>
    <w:rsid w:val="001720BE"/>
    <w:rsid w:val="0017291F"/>
    <w:rsid w:val="0017293A"/>
    <w:rsid w:val="00172EE8"/>
    <w:rsid w:val="00172F7B"/>
    <w:rsid w:val="00172FDC"/>
    <w:rsid w:val="001747D4"/>
    <w:rsid w:val="00174EF8"/>
    <w:rsid w:val="00174F6C"/>
    <w:rsid w:val="00174F9F"/>
    <w:rsid w:val="001751F4"/>
    <w:rsid w:val="001769BF"/>
    <w:rsid w:val="00177113"/>
    <w:rsid w:val="001777DC"/>
    <w:rsid w:val="00177E8C"/>
    <w:rsid w:val="00180DB5"/>
    <w:rsid w:val="001810DA"/>
    <w:rsid w:val="0018119C"/>
    <w:rsid w:val="00184505"/>
    <w:rsid w:val="0018487D"/>
    <w:rsid w:val="00184AC2"/>
    <w:rsid w:val="001854EB"/>
    <w:rsid w:val="00185B17"/>
    <w:rsid w:val="00186647"/>
    <w:rsid w:val="0019012F"/>
    <w:rsid w:val="001903C0"/>
    <w:rsid w:val="001916FD"/>
    <w:rsid w:val="00192C9E"/>
    <w:rsid w:val="00193871"/>
    <w:rsid w:val="00193D0F"/>
    <w:rsid w:val="001940A6"/>
    <w:rsid w:val="001946C1"/>
    <w:rsid w:val="001947F9"/>
    <w:rsid w:val="00195604"/>
    <w:rsid w:val="0019577F"/>
    <w:rsid w:val="00195AD7"/>
    <w:rsid w:val="00195B2A"/>
    <w:rsid w:val="00196921"/>
    <w:rsid w:val="00196B97"/>
    <w:rsid w:val="001974C5"/>
    <w:rsid w:val="001A017D"/>
    <w:rsid w:val="001A08FF"/>
    <w:rsid w:val="001A0C61"/>
    <w:rsid w:val="001A0F57"/>
    <w:rsid w:val="001A1C16"/>
    <w:rsid w:val="001A275A"/>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5007"/>
    <w:rsid w:val="001B53C5"/>
    <w:rsid w:val="001B5470"/>
    <w:rsid w:val="001B6020"/>
    <w:rsid w:val="001B7380"/>
    <w:rsid w:val="001B7F78"/>
    <w:rsid w:val="001C0EA0"/>
    <w:rsid w:val="001C0ED2"/>
    <w:rsid w:val="001C1908"/>
    <w:rsid w:val="001C223D"/>
    <w:rsid w:val="001C2448"/>
    <w:rsid w:val="001C25AA"/>
    <w:rsid w:val="001C2A95"/>
    <w:rsid w:val="001C31B9"/>
    <w:rsid w:val="001C4049"/>
    <w:rsid w:val="001C4309"/>
    <w:rsid w:val="001C48E3"/>
    <w:rsid w:val="001C4D25"/>
    <w:rsid w:val="001C58F2"/>
    <w:rsid w:val="001C661F"/>
    <w:rsid w:val="001C746F"/>
    <w:rsid w:val="001C7A8F"/>
    <w:rsid w:val="001C7FE0"/>
    <w:rsid w:val="001D0263"/>
    <w:rsid w:val="001D0344"/>
    <w:rsid w:val="001D03A5"/>
    <w:rsid w:val="001D0964"/>
    <w:rsid w:val="001D09ED"/>
    <w:rsid w:val="001D0C48"/>
    <w:rsid w:val="001D204B"/>
    <w:rsid w:val="001D38FC"/>
    <w:rsid w:val="001D3A2E"/>
    <w:rsid w:val="001D4339"/>
    <w:rsid w:val="001D447A"/>
    <w:rsid w:val="001D46FF"/>
    <w:rsid w:val="001D520D"/>
    <w:rsid w:val="001D53DF"/>
    <w:rsid w:val="001D55C0"/>
    <w:rsid w:val="001D5AAE"/>
    <w:rsid w:val="001D6D3A"/>
    <w:rsid w:val="001D7905"/>
    <w:rsid w:val="001E0107"/>
    <w:rsid w:val="001E09EA"/>
    <w:rsid w:val="001E18BE"/>
    <w:rsid w:val="001E1C92"/>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6CF1"/>
    <w:rsid w:val="002074CD"/>
    <w:rsid w:val="00210F8E"/>
    <w:rsid w:val="00212611"/>
    <w:rsid w:val="00212731"/>
    <w:rsid w:val="00212A2E"/>
    <w:rsid w:val="0021335B"/>
    <w:rsid w:val="002134A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26F"/>
    <w:rsid w:val="00225B23"/>
    <w:rsid w:val="00225C76"/>
    <w:rsid w:val="00225D4E"/>
    <w:rsid w:val="00225DCA"/>
    <w:rsid w:val="0022636F"/>
    <w:rsid w:val="002265CF"/>
    <w:rsid w:val="00226A40"/>
    <w:rsid w:val="0022742E"/>
    <w:rsid w:val="00227B26"/>
    <w:rsid w:val="00230FF0"/>
    <w:rsid w:val="00231A49"/>
    <w:rsid w:val="002325FE"/>
    <w:rsid w:val="002329DB"/>
    <w:rsid w:val="00232DAF"/>
    <w:rsid w:val="00235CB9"/>
    <w:rsid w:val="002441DE"/>
    <w:rsid w:val="00244448"/>
    <w:rsid w:val="00244FA4"/>
    <w:rsid w:val="00246697"/>
    <w:rsid w:val="002466B3"/>
    <w:rsid w:val="00247C71"/>
    <w:rsid w:val="00247C96"/>
    <w:rsid w:val="00247F05"/>
    <w:rsid w:val="00247FCE"/>
    <w:rsid w:val="00247FEF"/>
    <w:rsid w:val="002501F1"/>
    <w:rsid w:val="00250388"/>
    <w:rsid w:val="0025163F"/>
    <w:rsid w:val="00251F10"/>
    <w:rsid w:val="00252084"/>
    <w:rsid w:val="00252553"/>
    <w:rsid w:val="00255A48"/>
    <w:rsid w:val="00255F05"/>
    <w:rsid w:val="0025670B"/>
    <w:rsid w:val="00257877"/>
    <w:rsid w:val="0026033A"/>
    <w:rsid w:val="0026052D"/>
    <w:rsid w:val="00260753"/>
    <w:rsid w:val="002608F3"/>
    <w:rsid w:val="00260BBF"/>
    <w:rsid w:val="0026107C"/>
    <w:rsid w:val="002611CA"/>
    <w:rsid w:val="0026277C"/>
    <w:rsid w:val="002637A9"/>
    <w:rsid w:val="002652D4"/>
    <w:rsid w:val="00265A8A"/>
    <w:rsid w:val="00265AA1"/>
    <w:rsid w:val="00266C3F"/>
    <w:rsid w:val="002705EF"/>
    <w:rsid w:val="002705F6"/>
    <w:rsid w:val="00272440"/>
    <w:rsid w:val="00272F86"/>
    <w:rsid w:val="002735C9"/>
    <w:rsid w:val="00273786"/>
    <w:rsid w:val="00273CE7"/>
    <w:rsid w:val="00274A2E"/>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BD9"/>
    <w:rsid w:val="00287D37"/>
    <w:rsid w:val="00291862"/>
    <w:rsid w:val="00293A6A"/>
    <w:rsid w:val="0029519A"/>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9CC"/>
    <w:rsid w:val="002B4AD0"/>
    <w:rsid w:val="002B4DEF"/>
    <w:rsid w:val="002B4ED3"/>
    <w:rsid w:val="002B580A"/>
    <w:rsid w:val="002B7C07"/>
    <w:rsid w:val="002B7D18"/>
    <w:rsid w:val="002C013F"/>
    <w:rsid w:val="002C0BD6"/>
    <w:rsid w:val="002C1468"/>
    <w:rsid w:val="002C19D9"/>
    <w:rsid w:val="002C2B12"/>
    <w:rsid w:val="002C3F87"/>
    <w:rsid w:val="002C414F"/>
    <w:rsid w:val="002C4575"/>
    <w:rsid w:val="002C4A1E"/>
    <w:rsid w:val="002C506E"/>
    <w:rsid w:val="002C5208"/>
    <w:rsid w:val="002C6F5D"/>
    <w:rsid w:val="002C78A5"/>
    <w:rsid w:val="002D0CB2"/>
    <w:rsid w:val="002D14C5"/>
    <w:rsid w:val="002D20D4"/>
    <w:rsid w:val="002D22D1"/>
    <w:rsid w:val="002D2F55"/>
    <w:rsid w:val="002D456C"/>
    <w:rsid w:val="002D5BCB"/>
    <w:rsid w:val="002D609C"/>
    <w:rsid w:val="002D628C"/>
    <w:rsid w:val="002D6A08"/>
    <w:rsid w:val="002D7671"/>
    <w:rsid w:val="002D7F3D"/>
    <w:rsid w:val="002E0FFF"/>
    <w:rsid w:val="002E134D"/>
    <w:rsid w:val="002E134F"/>
    <w:rsid w:val="002E414D"/>
    <w:rsid w:val="002E4408"/>
    <w:rsid w:val="002E4716"/>
    <w:rsid w:val="002E5311"/>
    <w:rsid w:val="002F018E"/>
    <w:rsid w:val="002F024A"/>
    <w:rsid w:val="002F071A"/>
    <w:rsid w:val="002F1682"/>
    <w:rsid w:val="002F367C"/>
    <w:rsid w:val="002F4A3A"/>
    <w:rsid w:val="002F4D4D"/>
    <w:rsid w:val="002F5439"/>
    <w:rsid w:val="002F5712"/>
    <w:rsid w:val="002F5874"/>
    <w:rsid w:val="002F6489"/>
    <w:rsid w:val="002F6B2C"/>
    <w:rsid w:val="002F6DB4"/>
    <w:rsid w:val="003002CD"/>
    <w:rsid w:val="00300ED5"/>
    <w:rsid w:val="00302B42"/>
    <w:rsid w:val="003044E0"/>
    <w:rsid w:val="0030477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F52"/>
    <w:rsid w:val="00316030"/>
    <w:rsid w:val="003160F1"/>
    <w:rsid w:val="00316574"/>
    <w:rsid w:val="00317D15"/>
    <w:rsid w:val="003203C0"/>
    <w:rsid w:val="00320695"/>
    <w:rsid w:val="00322F58"/>
    <w:rsid w:val="003231EF"/>
    <w:rsid w:val="00323DCE"/>
    <w:rsid w:val="00324DA8"/>
    <w:rsid w:val="0032573D"/>
    <w:rsid w:val="003259EF"/>
    <w:rsid w:val="00330152"/>
    <w:rsid w:val="00330457"/>
    <w:rsid w:val="0033136D"/>
    <w:rsid w:val="00331836"/>
    <w:rsid w:val="00332B8C"/>
    <w:rsid w:val="003333B9"/>
    <w:rsid w:val="00333593"/>
    <w:rsid w:val="003338D6"/>
    <w:rsid w:val="00333B22"/>
    <w:rsid w:val="00334391"/>
    <w:rsid w:val="00334EF0"/>
    <w:rsid w:val="0033587C"/>
    <w:rsid w:val="00337A0F"/>
    <w:rsid w:val="00337AAD"/>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619"/>
    <w:rsid w:val="0036337C"/>
    <w:rsid w:val="00363B79"/>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804D3"/>
    <w:rsid w:val="0038078B"/>
    <w:rsid w:val="00380C19"/>
    <w:rsid w:val="00381040"/>
    <w:rsid w:val="00381DD6"/>
    <w:rsid w:val="00381E39"/>
    <w:rsid w:val="00382103"/>
    <w:rsid w:val="00382120"/>
    <w:rsid w:val="00382630"/>
    <w:rsid w:val="00382DF5"/>
    <w:rsid w:val="00383732"/>
    <w:rsid w:val="00383B37"/>
    <w:rsid w:val="00383F73"/>
    <w:rsid w:val="00384FAC"/>
    <w:rsid w:val="0038628C"/>
    <w:rsid w:val="00386716"/>
    <w:rsid w:val="00386DC3"/>
    <w:rsid w:val="00387033"/>
    <w:rsid w:val="00387179"/>
    <w:rsid w:val="003908C9"/>
    <w:rsid w:val="00391C8F"/>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87C"/>
    <w:rsid w:val="003B09DF"/>
    <w:rsid w:val="003B11A4"/>
    <w:rsid w:val="003B1F85"/>
    <w:rsid w:val="003B26ED"/>
    <w:rsid w:val="003B3206"/>
    <w:rsid w:val="003B4C9C"/>
    <w:rsid w:val="003B5FBC"/>
    <w:rsid w:val="003B6CFA"/>
    <w:rsid w:val="003B7454"/>
    <w:rsid w:val="003B7E8B"/>
    <w:rsid w:val="003C01F9"/>
    <w:rsid w:val="003C1862"/>
    <w:rsid w:val="003C1E23"/>
    <w:rsid w:val="003C273E"/>
    <w:rsid w:val="003C284B"/>
    <w:rsid w:val="003C3D6F"/>
    <w:rsid w:val="003C44DE"/>
    <w:rsid w:val="003C46B5"/>
    <w:rsid w:val="003C4BE6"/>
    <w:rsid w:val="003C4CB5"/>
    <w:rsid w:val="003C503D"/>
    <w:rsid w:val="003C561E"/>
    <w:rsid w:val="003C60ED"/>
    <w:rsid w:val="003C66F7"/>
    <w:rsid w:val="003D03CE"/>
    <w:rsid w:val="003D06AE"/>
    <w:rsid w:val="003D105F"/>
    <w:rsid w:val="003D17C3"/>
    <w:rsid w:val="003D23BC"/>
    <w:rsid w:val="003D23F9"/>
    <w:rsid w:val="003D34A5"/>
    <w:rsid w:val="003D45CA"/>
    <w:rsid w:val="003D5498"/>
    <w:rsid w:val="003D5C9B"/>
    <w:rsid w:val="003D627F"/>
    <w:rsid w:val="003D6396"/>
    <w:rsid w:val="003D671A"/>
    <w:rsid w:val="003D67D6"/>
    <w:rsid w:val="003D7439"/>
    <w:rsid w:val="003D79EE"/>
    <w:rsid w:val="003D7B12"/>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4E63"/>
    <w:rsid w:val="003F5908"/>
    <w:rsid w:val="003F5E74"/>
    <w:rsid w:val="003F61BE"/>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8B6"/>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21A03"/>
    <w:rsid w:val="00421BE1"/>
    <w:rsid w:val="004223DB"/>
    <w:rsid w:val="00423456"/>
    <w:rsid w:val="00423FB7"/>
    <w:rsid w:val="00424427"/>
    <w:rsid w:val="00424516"/>
    <w:rsid w:val="00425103"/>
    <w:rsid w:val="004266A2"/>
    <w:rsid w:val="004277F2"/>
    <w:rsid w:val="004279CC"/>
    <w:rsid w:val="004326DA"/>
    <w:rsid w:val="0043287B"/>
    <w:rsid w:val="00432AB1"/>
    <w:rsid w:val="0043561A"/>
    <w:rsid w:val="00436108"/>
    <w:rsid w:val="00437480"/>
    <w:rsid w:val="00437F02"/>
    <w:rsid w:val="004404E2"/>
    <w:rsid w:val="004414C1"/>
    <w:rsid w:val="0044201F"/>
    <w:rsid w:val="004420DF"/>
    <w:rsid w:val="00442A6B"/>
    <w:rsid w:val="00443E86"/>
    <w:rsid w:val="004440E2"/>
    <w:rsid w:val="004444AC"/>
    <w:rsid w:val="004444F1"/>
    <w:rsid w:val="00445887"/>
    <w:rsid w:val="00445C0D"/>
    <w:rsid w:val="00446994"/>
    <w:rsid w:val="00446B18"/>
    <w:rsid w:val="00447256"/>
    <w:rsid w:val="0044744C"/>
    <w:rsid w:val="00447EB5"/>
    <w:rsid w:val="00447F85"/>
    <w:rsid w:val="004508C9"/>
    <w:rsid w:val="004512BD"/>
    <w:rsid w:val="0045190E"/>
    <w:rsid w:val="00451BF1"/>
    <w:rsid w:val="00452123"/>
    <w:rsid w:val="004525CB"/>
    <w:rsid w:val="0045268E"/>
    <w:rsid w:val="004529A0"/>
    <w:rsid w:val="00453420"/>
    <w:rsid w:val="0045352F"/>
    <w:rsid w:val="00453FAF"/>
    <w:rsid w:val="004555D6"/>
    <w:rsid w:val="00456408"/>
    <w:rsid w:val="00456B90"/>
    <w:rsid w:val="00456F46"/>
    <w:rsid w:val="0045700C"/>
    <w:rsid w:val="0045725E"/>
    <w:rsid w:val="00460373"/>
    <w:rsid w:val="0046045C"/>
    <w:rsid w:val="0046045D"/>
    <w:rsid w:val="0046053B"/>
    <w:rsid w:val="004615AC"/>
    <w:rsid w:val="004622C3"/>
    <w:rsid w:val="00462532"/>
    <w:rsid w:val="004632FE"/>
    <w:rsid w:val="004636F3"/>
    <w:rsid w:val="00463E6A"/>
    <w:rsid w:val="00463FC6"/>
    <w:rsid w:val="004640C3"/>
    <w:rsid w:val="00464706"/>
    <w:rsid w:val="004647C4"/>
    <w:rsid w:val="004655C4"/>
    <w:rsid w:val="00465B42"/>
    <w:rsid w:val="004660F1"/>
    <w:rsid w:val="00466B5E"/>
    <w:rsid w:val="0046779C"/>
    <w:rsid w:val="00467AD5"/>
    <w:rsid w:val="00470C76"/>
    <w:rsid w:val="0047143C"/>
    <w:rsid w:val="004718E3"/>
    <w:rsid w:val="00471B94"/>
    <w:rsid w:val="0047211D"/>
    <w:rsid w:val="004722F3"/>
    <w:rsid w:val="00472864"/>
    <w:rsid w:val="00472B95"/>
    <w:rsid w:val="00473958"/>
    <w:rsid w:val="00473A34"/>
    <w:rsid w:val="00473E77"/>
    <w:rsid w:val="004747CE"/>
    <w:rsid w:val="004749F3"/>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45B5"/>
    <w:rsid w:val="004A4E3F"/>
    <w:rsid w:val="004A4E68"/>
    <w:rsid w:val="004A5B3D"/>
    <w:rsid w:val="004A61C8"/>
    <w:rsid w:val="004A6207"/>
    <w:rsid w:val="004A6A05"/>
    <w:rsid w:val="004A7F0B"/>
    <w:rsid w:val="004B00AF"/>
    <w:rsid w:val="004B05D1"/>
    <w:rsid w:val="004B0A5B"/>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CE8"/>
    <w:rsid w:val="004C6EFE"/>
    <w:rsid w:val="004C7302"/>
    <w:rsid w:val="004C77F8"/>
    <w:rsid w:val="004C7B4F"/>
    <w:rsid w:val="004D058F"/>
    <w:rsid w:val="004D0CF0"/>
    <w:rsid w:val="004D1D45"/>
    <w:rsid w:val="004D1E1C"/>
    <w:rsid w:val="004D26BA"/>
    <w:rsid w:val="004D2CE4"/>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1F3A"/>
    <w:rsid w:val="0051286A"/>
    <w:rsid w:val="00512FAE"/>
    <w:rsid w:val="00513DDF"/>
    <w:rsid w:val="00514F39"/>
    <w:rsid w:val="00516662"/>
    <w:rsid w:val="005175D1"/>
    <w:rsid w:val="0052020E"/>
    <w:rsid w:val="005205AE"/>
    <w:rsid w:val="005224A8"/>
    <w:rsid w:val="00522CE4"/>
    <w:rsid w:val="00523D99"/>
    <w:rsid w:val="00525B05"/>
    <w:rsid w:val="0052693F"/>
    <w:rsid w:val="00526C8A"/>
    <w:rsid w:val="005272B7"/>
    <w:rsid w:val="005274A4"/>
    <w:rsid w:val="005301D5"/>
    <w:rsid w:val="005306C8"/>
    <w:rsid w:val="005307E7"/>
    <w:rsid w:val="00531918"/>
    <w:rsid w:val="005319B1"/>
    <w:rsid w:val="00531DF3"/>
    <w:rsid w:val="00531E94"/>
    <w:rsid w:val="00532192"/>
    <w:rsid w:val="00532752"/>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5055C"/>
    <w:rsid w:val="00550969"/>
    <w:rsid w:val="00550F65"/>
    <w:rsid w:val="00551151"/>
    <w:rsid w:val="00551890"/>
    <w:rsid w:val="0055217A"/>
    <w:rsid w:val="00552187"/>
    <w:rsid w:val="005521B0"/>
    <w:rsid w:val="0055280F"/>
    <w:rsid w:val="00552B6A"/>
    <w:rsid w:val="00553338"/>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FBF"/>
    <w:rsid w:val="0057673C"/>
    <w:rsid w:val="00580AFF"/>
    <w:rsid w:val="00580E24"/>
    <w:rsid w:val="00583ADA"/>
    <w:rsid w:val="00583D86"/>
    <w:rsid w:val="0058445B"/>
    <w:rsid w:val="00584E96"/>
    <w:rsid w:val="00584F2D"/>
    <w:rsid w:val="00587F4A"/>
    <w:rsid w:val="005909E8"/>
    <w:rsid w:val="00591374"/>
    <w:rsid w:val="00593B6B"/>
    <w:rsid w:val="00594179"/>
    <w:rsid w:val="0059426D"/>
    <w:rsid w:val="00594430"/>
    <w:rsid w:val="00594C59"/>
    <w:rsid w:val="00594C91"/>
    <w:rsid w:val="00596D6A"/>
    <w:rsid w:val="00597240"/>
    <w:rsid w:val="00597845"/>
    <w:rsid w:val="005A042F"/>
    <w:rsid w:val="005A09C6"/>
    <w:rsid w:val="005A0E7D"/>
    <w:rsid w:val="005A1240"/>
    <w:rsid w:val="005A2142"/>
    <w:rsid w:val="005A2862"/>
    <w:rsid w:val="005A32D9"/>
    <w:rsid w:val="005A3B62"/>
    <w:rsid w:val="005A50C2"/>
    <w:rsid w:val="005A619F"/>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D1A0B"/>
    <w:rsid w:val="005D208E"/>
    <w:rsid w:val="005D27A0"/>
    <w:rsid w:val="005D2C33"/>
    <w:rsid w:val="005D2EED"/>
    <w:rsid w:val="005D512E"/>
    <w:rsid w:val="005D5F9A"/>
    <w:rsid w:val="005D6EA8"/>
    <w:rsid w:val="005E0DE7"/>
    <w:rsid w:val="005E1373"/>
    <w:rsid w:val="005E17C7"/>
    <w:rsid w:val="005E1EF9"/>
    <w:rsid w:val="005E4A79"/>
    <w:rsid w:val="005E4FC3"/>
    <w:rsid w:val="005E519B"/>
    <w:rsid w:val="005E51D5"/>
    <w:rsid w:val="005E6198"/>
    <w:rsid w:val="005E6659"/>
    <w:rsid w:val="005E683B"/>
    <w:rsid w:val="005E72B9"/>
    <w:rsid w:val="005F1778"/>
    <w:rsid w:val="005F18ED"/>
    <w:rsid w:val="005F2510"/>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53D"/>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DAC"/>
    <w:rsid w:val="00641238"/>
    <w:rsid w:val="006416BA"/>
    <w:rsid w:val="00641811"/>
    <w:rsid w:val="006430A6"/>
    <w:rsid w:val="006430B6"/>
    <w:rsid w:val="006430FB"/>
    <w:rsid w:val="00643680"/>
    <w:rsid w:val="00645376"/>
    <w:rsid w:val="00645C04"/>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80880"/>
    <w:rsid w:val="00680ACF"/>
    <w:rsid w:val="006820D0"/>
    <w:rsid w:val="00682E25"/>
    <w:rsid w:val="0068332E"/>
    <w:rsid w:val="006839CF"/>
    <w:rsid w:val="006842AC"/>
    <w:rsid w:val="006846B5"/>
    <w:rsid w:val="006847B1"/>
    <w:rsid w:val="006849E6"/>
    <w:rsid w:val="00684A32"/>
    <w:rsid w:val="006850DB"/>
    <w:rsid w:val="006851FB"/>
    <w:rsid w:val="00685AA1"/>
    <w:rsid w:val="006863D1"/>
    <w:rsid w:val="006869E8"/>
    <w:rsid w:val="00686A1E"/>
    <w:rsid w:val="0068727E"/>
    <w:rsid w:val="00687332"/>
    <w:rsid w:val="006879FD"/>
    <w:rsid w:val="00687A10"/>
    <w:rsid w:val="00687A46"/>
    <w:rsid w:val="00690ADC"/>
    <w:rsid w:val="0069246F"/>
    <w:rsid w:val="006927C5"/>
    <w:rsid w:val="00692A9B"/>
    <w:rsid w:val="00692AC2"/>
    <w:rsid w:val="006940DA"/>
    <w:rsid w:val="0069513C"/>
    <w:rsid w:val="0069553A"/>
    <w:rsid w:val="006963C5"/>
    <w:rsid w:val="0069643E"/>
    <w:rsid w:val="00696FC4"/>
    <w:rsid w:val="006A005E"/>
    <w:rsid w:val="006A1DA1"/>
    <w:rsid w:val="006A1E99"/>
    <w:rsid w:val="006A285C"/>
    <w:rsid w:val="006A31E0"/>
    <w:rsid w:val="006A520C"/>
    <w:rsid w:val="006A5265"/>
    <w:rsid w:val="006A63D8"/>
    <w:rsid w:val="006A683A"/>
    <w:rsid w:val="006A6A7C"/>
    <w:rsid w:val="006A6DB3"/>
    <w:rsid w:val="006A6EF1"/>
    <w:rsid w:val="006A7761"/>
    <w:rsid w:val="006A7C24"/>
    <w:rsid w:val="006B004C"/>
    <w:rsid w:val="006B130D"/>
    <w:rsid w:val="006B1F77"/>
    <w:rsid w:val="006B2166"/>
    <w:rsid w:val="006B24EC"/>
    <w:rsid w:val="006B2DCC"/>
    <w:rsid w:val="006B39A7"/>
    <w:rsid w:val="006B40C8"/>
    <w:rsid w:val="006B4730"/>
    <w:rsid w:val="006B4DD7"/>
    <w:rsid w:val="006B5253"/>
    <w:rsid w:val="006B5E00"/>
    <w:rsid w:val="006B5E5B"/>
    <w:rsid w:val="006B6226"/>
    <w:rsid w:val="006B62E2"/>
    <w:rsid w:val="006B6613"/>
    <w:rsid w:val="006B787E"/>
    <w:rsid w:val="006B79AC"/>
    <w:rsid w:val="006B7AEC"/>
    <w:rsid w:val="006C05B2"/>
    <w:rsid w:val="006C149C"/>
    <w:rsid w:val="006C2EC4"/>
    <w:rsid w:val="006C34F4"/>
    <w:rsid w:val="006C375D"/>
    <w:rsid w:val="006C3D9F"/>
    <w:rsid w:val="006C41CC"/>
    <w:rsid w:val="006C46C5"/>
    <w:rsid w:val="006C5015"/>
    <w:rsid w:val="006C55B8"/>
    <w:rsid w:val="006C669D"/>
    <w:rsid w:val="006C74C1"/>
    <w:rsid w:val="006C795A"/>
    <w:rsid w:val="006D0A98"/>
    <w:rsid w:val="006D0A9D"/>
    <w:rsid w:val="006D1177"/>
    <w:rsid w:val="006D11E7"/>
    <w:rsid w:val="006D2CA8"/>
    <w:rsid w:val="006D2F8C"/>
    <w:rsid w:val="006D3115"/>
    <w:rsid w:val="006D4E8E"/>
    <w:rsid w:val="006D4EE4"/>
    <w:rsid w:val="006D5394"/>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C76"/>
    <w:rsid w:val="006E608A"/>
    <w:rsid w:val="006E6143"/>
    <w:rsid w:val="006E62DF"/>
    <w:rsid w:val="006E6CFE"/>
    <w:rsid w:val="006E719D"/>
    <w:rsid w:val="006E73D3"/>
    <w:rsid w:val="006E75B2"/>
    <w:rsid w:val="006E7CC9"/>
    <w:rsid w:val="006F131B"/>
    <w:rsid w:val="006F1320"/>
    <w:rsid w:val="006F20C4"/>
    <w:rsid w:val="006F39FF"/>
    <w:rsid w:val="006F3AB9"/>
    <w:rsid w:val="006F52E0"/>
    <w:rsid w:val="006F59DA"/>
    <w:rsid w:val="006F6CE7"/>
    <w:rsid w:val="006F6F51"/>
    <w:rsid w:val="0070023C"/>
    <w:rsid w:val="007004E8"/>
    <w:rsid w:val="00703080"/>
    <w:rsid w:val="007035D5"/>
    <w:rsid w:val="00703B8E"/>
    <w:rsid w:val="00703FA2"/>
    <w:rsid w:val="0070588A"/>
    <w:rsid w:val="007058D1"/>
    <w:rsid w:val="0070695B"/>
    <w:rsid w:val="007069AF"/>
    <w:rsid w:val="00706A9F"/>
    <w:rsid w:val="0070763D"/>
    <w:rsid w:val="00707A8B"/>
    <w:rsid w:val="0071056B"/>
    <w:rsid w:val="00710696"/>
    <w:rsid w:val="00710C92"/>
    <w:rsid w:val="0071232A"/>
    <w:rsid w:val="00712B62"/>
    <w:rsid w:val="00713678"/>
    <w:rsid w:val="00713D65"/>
    <w:rsid w:val="00713E9F"/>
    <w:rsid w:val="0071401E"/>
    <w:rsid w:val="00714CDC"/>
    <w:rsid w:val="007150D3"/>
    <w:rsid w:val="00715CE9"/>
    <w:rsid w:val="00720328"/>
    <w:rsid w:val="00720461"/>
    <w:rsid w:val="00720AE9"/>
    <w:rsid w:val="00721325"/>
    <w:rsid w:val="0072219A"/>
    <w:rsid w:val="00722411"/>
    <w:rsid w:val="00723276"/>
    <w:rsid w:val="00723D27"/>
    <w:rsid w:val="00724B86"/>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6355"/>
    <w:rsid w:val="00736394"/>
    <w:rsid w:val="00736728"/>
    <w:rsid w:val="00740D85"/>
    <w:rsid w:val="0074105C"/>
    <w:rsid w:val="00741173"/>
    <w:rsid w:val="00741414"/>
    <w:rsid w:val="007418B8"/>
    <w:rsid w:val="00742666"/>
    <w:rsid w:val="00742D24"/>
    <w:rsid w:val="00742DC0"/>
    <w:rsid w:val="007430EC"/>
    <w:rsid w:val="007455DA"/>
    <w:rsid w:val="00745D69"/>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4DC8"/>
    <w:rsid w:val="00765B0A"/>
    <w:rsid w:val="00766328"/>
    <w:rsid w:val="00770315"/>
    <w:rsid w:val="0077082F"/>
    <w:rsid w:val="007719B1"/>
    <w:rsid w:val="00772037"/>
    <w:rsid w:val="00773829"/>
    <w:rsid w:val="00773B8D"/>
    <w:rsid w:val="0077466B"/>
    <w:rsid w:val="00774A7B"/>
    <w:rsid w:val="00775142"/>
    <w:rsid w:val="00776F99"/>
    <w:rsid w:val="007774B3"/>
    <w:rsid w:val="00780FF0"/>
    <w:rsid w:val="007812C1"/>
    <w:rsid w:val="00781B35"/>
    <w:rsid w:val="00782347"/>
    <w:rsid w:val="00782F07"/>
    <w:rsid w:val="00783AA8"/>
    <w:rsid w:val="0078616A"/>
    <w:rsid w:val="007865C6"/>
    <w:rsid w:val="00787FF5"/>
    <w:rsid w:val="007906D7"/>
    <w:rsid w:val="0079150E"/>
    <w:rsid w:val="00792053"/>
    <w:rsid w:val="007930B9"/>
    <w:rsid w:val="007932A2"/>
    <w:rsid w:val="007947EB"/>
    <w:rsid w:val="0079558A"/>
    <w:rsid w:val="007955F3"/>
    <w:rsid w:val="00796AE6"/>
    <w:rsid w:val="007A03E6"/>
    <w:rsid w:val="007A1C48"/>
    <w:rsid w:val="007A27D7"/>
    <w:rsid w:val="007A29B5"/>
    <w:rsid w:val="007A2A6D"/>
    <w:rsid w:val="007A2B35"/>
    <w:rsid w:val="007A2B9F"/>
    <w:rsid w:val="007A4CD0"/>
    <w:rsid w:val="007A511A"/>
    <w:rsid w:val="007A60CF"/>
    <w:rsid w:val="007A6652"/>
    <w:rsid w:val="007A7078"/>
    <w:rsid w:val="007B1C94"/>
    <w:rsid w:val="007B280C"/>
    <w:rsid w:val="007B2C80"/>
    <w:rsid w:val="007B2FFB"/>
    <w:rsid w:val="007B3446"/>
    <w:rsid w:val="007B3774"/>
    <w:rsid w:val="007B3BA7"/>
    <w:rsid w:val="007B434F"/>
    <w:rsid w:val="007B4D55"/>
    <w:rsid w:val="007B52D4"/>
    <w:rsid w:val="007B5D78"/>
    <w:rsid w:val="007B7030"/>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4430"/>
    <w:rsid w:val="007D4D4D"/>
    <w:rsid w:val="007D5868"/>
    <w:rsid w:val="007D730F"/>
    <w:rsid w:val="007E03BC"/>
    <w:rsid w:val="007E09F7"/>
    <w:rsid w:val="007E0A19"/>
    <w:rsid w:val="007E0C0E"/>
    <w:rsid w:val="007E0EE0"/>
    <w:rsid w:val="007E17B2"/>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C44"/>
    <w:rsid w:val="00810FF6"/>
    <w:rsid w:val="00811807"/>
    <w:rsid w:val="00811E91"/>
    <w:rsid w:val="0081358F"/>
    <w:rsid w:val="0081382D"/>
    <w:rsid w:val="00814457"/>
    <w:rsid w:val="008151B7"/>
    <w:rsid w:val="00815257"/>
    <w:rsid w:val="00815D38"/>
    <w:rsid w:val="00816B9C"/>
    <w:rsid w:val="008174D7"/>
    <w:rsid w:val="00821E4D"/>
    <w:rsid w:val="0082228E"/>
    <w:rsid w:val="00824150"/>
    <w:rsid w:val="00824920"/>
    <w:rsid w:val="00827419"/>
    <w:rsid w:val="0083074B"/>
    <w:rsid w:val="0083117F"/>
    <w:rsid w:val="00831ECC"/>
    <w:rsid w:val="008326DC"/>
    <w:rsid w:val="00832EE6"/>
    <w:rsid w:val="00833234"/>
    <w:rsid w:val="00834001"/>
    <w:rsid w:val="00834DF4"/>
    <w:rsid w:val="00834E59"/>
    <w:rsid w:val="00835C40"/>
    <w:rsid w:val="008364BC"/>
    <w:rsid w:val="008376DE"/>
    <w:rsid w:val="008379ED"/>
    <w:rsid w:val="00837C3C"/>
    <w:rsid w:val="00842D1F"/>
    <w:rsid w:val="00843671"/>
    <w:rsid w:val="00843885"/>
    <w:rsid w:val="008438A3"/>
    <w:rsid w:val="008443C0"/>
    <w:rsid w:val="00844C01"/>
    <w:rsid w:val="00844EA0"/>
    <w:rsid w:val="008450EE"/>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15B"/>
    <w:rsid w:val="0085729E"/>
    <w:rsid w:val="00857980"/>
    <w:rsid w:val="00857A64"/>
    <w:rsid w:val="008605A2"/>
    <w:rsid w:val="00860AAF"/>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6A71"/>
    <w:rsid w:val="00887742"/>
    <w:rsid w:val="00887EC0"/>
    <w:rsid w:val="008905D5"/>
    <w:rsid w:val="00890DD9"/>
    <w:rsid w:val="00890E9C"/>
    <w:rsid w:val="008916DF"/>
    <w:rsid w:val="00891A89"/>
    <w:rsid w:val="00891F4B"/>
    <w:rsid w:val="00892102"/>
    <w:rsid w:val="00892D67"/>
    <w:rsid w:val="00893B89"/>
    <w:rsid w:val="00893B92"/>
    <w:rsid w:val="00893C08"/>
    <w:rsid w:val="00895C2A"/>
    <w:rsid w:val="00895CC8"/>
    <w:rsid w:val="00895F29"/>
    <w:rsid w:val="0089601E"/>
    <w:rsid w:val="0089681E"/>
    <w:rsid w:val="008970DA"/>
    <w:rsid w:val="00897841"/>
    <w:rsid w:val="00897B00"/>
    <w:rsid w:val="008A0B71"/>
    <w:rsid w:val="008A1693"/>
    <w:rsid w:val="008A356E"/>
    <w:rsid w:val="008A37EC"/>
    <w:rsid w:val="008A3AD8"/>
    <w:rsid w:val="008A3D12"/>
    <w:rsid w:val="008A43C8"/>
    <w:rsid w:val="008A4513"/>
    <w:rsid w:val="008A4F4C"/>
    <w:rsid w:val="008A5116"/>
    <w:rsid w:val="008A60FD"/>
    <w:rsid w:val="008A6FB1"/>
    <w:rsid w:val="008B060F"/>
    <w:rsid w:val="008B0ABE"/>
    <w:rsid w:val="008B150E"/>
    <w:rsid w:val="008B2508"/>
    <w:rsid w:val="008B2EA1"/>
    <w:rsid w:val="008B410E"/>
    <w:rsid w:val="008B5388"/>
    <w:rsid w:val="008B6B46"/>
    <w:rsid w:val="008B78E7"/>
    <w:rsid w:val="008B7DEC"/>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FF7"/>
    <w:rsid w:val="00912C53"/>
    <w:rsid w:val="00913665"/>
    <w:rsid w:val="009136CB"/>
    <w:rsid w:val="00913B12"/>
    <w:rsid w:val="00914379"/>
    <w:rsid w:val="00914DB8"/>
    <w:rsid w:val="00915B71"/>
    <w:rsid w:val="0091654E"/>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47D84"/>
    <w:rsid w:val="00950380"/>
    <w:rsid w:val="00950770"/>
    <w:rsid w:val="009508D6"/>
    <w:rsid w:val="00950FB1"/>
    <w:rsid w:val="009517E3"/>
    <w:rsid w:val="00951E08"/>
    <w:rsid w:val="009521D9"/>
    <w:rsid w:val="009524C7"/>
    <w:rsid w:val="0095266C"/>
    <w:rsid w:val="00952CC6"/>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74F35"/>
    <w:rsid w:val="00980795"/>
    <w:rsid w:val="0098115D"/>
    <w:rsid w:val="00981376"/>
    <w:rsid w:val="009821C2"/>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6BE"/>
    <w:rsid w:val="009B0E61"/>
    <w:rsid w:val="009B211B"/>
    <w:rsid w:val="009B25E0"/>
    <w:rsid w:val="009B2F90"/>
    <w:rsid w:val="009B3AF2"/>
    <w:rsid w:val="009B451E"/>
    <w:rsid w:val="009B4A64"/>
    <w:rsid w:val="009B5A2A"/>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6C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2898"/>
    <w:rsid w:val="009F31C2"/>
    <w:rsid w:val="009F33C7"/>
    <w:rsid w:val="009F4294"/>
    <w:rsid w:val="009F542F"/>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4C37"/>
    <w:rsid w:val="00A1783E"/>
    <w:rsid w:val="00A178B9"/>
    <w:rsid w:val="00A17F1C"/>
    <w:rsid w:val="00A20769"/>
    <w:rsid w:val="00A22265"/>
    <w:rsid w:val="00A22F79"/>
    <w:rsid w:val="00A24532"/>
    <w:rsid w:val="00A248F5"/>
    <w:rsid w:val="00A24BB3"/>
    <w:rsid w:val="00A250C0"/>
    <w:rsid w:val="00A2678C"/>
    <w:rsid w:val="00A26F93"/>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CB4"/>
    <w:rsid w:val="00A54450"/>
    <w:rsid w:val="00A551EA"/>
    <w:rsid w:val="00A5737A"/>
    <w:rsid w:val="00A57931"/>
    <w:rsid w:val="00A633FB"/>
    <w:rsid w:val="00A63502"/>
    <w:rsid w:val="00A64106"/>
    <w:rsid w:val="00A6463F"/>
    <w:rsid w:val="00A65361"/>
    <w:rsid w:val="00A654A9"/>
    <w:rsid w:val="00A654B7"/>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59"/>
    <w:rsid w:val="00A72946"/>
    <w:rsid w:val="00A72CA5"/>
    <w:rsid w:val="00A73C49"/>
    <w:rsid w:val="00A74E0F"/>
    <w:rsid w:val="00A7509E"/>
    <w:rsid w:val="00A752A2"/>
    <w:rsid w:val="00A75A15"/>
    <w:rsid w:val="00A76750"/>
    <w:rsid w:val="00A76A73"/>
    <w:rsid w:val="00A7751D"/>
    <w:rsid w:val="00A8097A"/>
    <w:rsid w:val="00A81DE6"/>
    <w:rsid w:val="00A81DFF"/>
    <w:rsid w:val="00A823F5"/>
    <w:rsid w:val="00A83056"/>
    <w:rsid w:val="00A8342F"/>
    <w:rsid w:val="00A837CD"/>
    <w:rsid w:val="00A83D29"/>
    <w:rsid w:val="00A8437A"/>
    <w:rsid w:val="00A84A32"/>
    <w:rsid w:val="00A84F6E"/>
    <w:rsid w:val="00A85299"/>
    <w:rsid w:val="00A86729"/>
    <w:rsid w:val="00A86E87"/>
    <w:rsid w:val="00A9054D"/>
    <w:rsid w:val="00A90633"/>
    <w:rsid w:val="00A90CF3"/>
    <w:rsid w:val="00A90E22"/>
    <w:rsid w:val="00A913C5"/>
    <w:rsid w:val="00A915BC"/>
    <w:rsid w:val="00A92E74"/>
    <w:rsid w:val="00A932FB"/>
    <w:rsid w:val="00A96426"/>
    <w:rsid w:val="00A97DA5"/>
    <w:rsid w:val="00AA098A"/>
    <w:rsid w:val="00AA0DED"/>
    <w:rsid w:val="00AA101D"/>
    <w:rsid w:val="00AA153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2523"/>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D004F"/>
    <w:rsid w:val="00AD08D6"/>
    <w:rsid w:val="00AD0A01"/>
    <w:rsid w:val="00AD3A06"/>
    <w:rsid w:val="00AD3D21"/>
    <w:rsid w:val="00AD3DC0"/>
    <w:rsid w:val="00AD3E58"/>
    <w:rsid w:val="00AD46F5"/>
    <w:rsid w:val="00AD66CA"/>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2E"/>
    <w:rsid w:val="00B13516"/>
    <w:rsid w:val="00B13DDA"/>
    <w:rsid w:val="00B13FD4"/>
    <w:rsid w:val="00B141B5"/>
    <w:rsid w:val="00B14867"/>
    <w:rsid w:val="00B168A3"/>
    <w:rsid w:val="00B16B54"/>
    <w:rsid w:val="00B16FBD"/>
    <w:rsid w:val="00B17419"/>
    <w:rsid w:val="00B17789"/>
    <w:rsid w:val="00B200EB"/>
    <w:rsid w:val="00B211D7"/>
    <w:rsid w:val="00B22D1F"/>
    <w:rsid w:val="00B22D41"/>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E80"/>
    <w:rsid w:val="00B64B18"/>
    <w:rsid w:val="00B64BF1"/>
    <w:rsid w:val="00B65CBC"/>
    <w:rsid w:val="00B66061"/>
    <w:rsid w:val="00B666B4"/>
    <w:rsid w:val="00B6710D"/>
    <w:rsid w:val="00B7060B"/>
    <w:rsid w:val="00B707EF"/>
    <w:rsid w:val="00B70989"/>
    <w:rsid w:val="00B70EDE"/>
    <w:rsid w:val="00B712FE"/>
    <w:rsid w:val="00B732CD"/>
    <w:rsid w:val="00B7381B"/>
    <w:rsid w:val="00B73A0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4EA"/>
    <w:rsid w:val="00B84387"/>
    <w:rsid w:val="00B84829"/>
    <w:rsid w:val="00B8520E"/>
    <w:rsid w:val="00B853A8"/>
    <w:rsid w:val="00B8576B"/>
    <w:rsid w:val="00B86868"/>
    <w:rsid w:val="00B871BC"/>
    <w:rsid w:val="00B87555"/>
    <w:rsid w:val="00B87F42"/>
    <w:rsid w:val="00B90076"/>
    <w:rsid w:val="00B900EB"/>
    <w:rsid w:val="00B9066E"/>
    <w:rsid w:val="00B90B0B"/>
    <w:rsid w:val="00B920E9"/>
    <w:rsid w:val="00B922B8"/>
    <w:rsid w:val="00B92F64"/>
    <w:rsid w:val="00B942AC"/>
    <w:rsid w:val="00B9444D"/>
    <w:rsid w:val="00B9470B"/>
    <w:rsid w:val="00B9539F"/>
    <w:rsid w:val="00B957B9"/>
    <w:rsid w:val="00B969C7"/>
    <w:rsid w:val="00B9718E"/>
    <w:rsid w:val="00B9791B"/>
    <w:rsid w:val="00B97959"/>
    <w:rsid w:val="00B97C58"/>
    <w:rsid w:val="00B97E6D"/>
    <w:rsid w:val="00BA0EC0"/>
    <w:rsid w:val="00BA1059"/>
    <w:rsid w:val="00BA23DA"/>
    <w:rsid w:val="00BA258B"/>
    <w:rsid w:val="00BA3267"/>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60F"/>
    <w:rsid w:val="00BE1E7E"/>
    <w:rsid w:val="00BE249B"/>
    <w:rsid w:val="00BE2C3E"/>
    <w:rsid w:val="00BE33B1"/>
    <w:rsid w:val="00BE366C"/>
    <w:rsid w:val="00BE4A3D"/>
    <w:rsid w:val="00BE519D"/>
    <w:rsid w:val="00BE569C"/>
    <w:rsid w:val="00BE5827"/>
    <w:rsid w:val="00BE587A"/>
    <w:rsid w:val="00BE587F"/>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759"/>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B72"/>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9B8"/>
    <w:rsid w:val="00C6354C"/>
    <w:rsid w:val="00C63749"/>
    <w:rsid w:val="00C63CE8"/>
    <w:rsid w:val="00C645EC"/>
    <w:rsid w:val="00C66C32"/>
    <w:rsid w:val="00C675B0"/>
    <w:rsid w:val="00C708B1"/>
    <w:rsid w:val="00C70956"/>
    <w:rsid w:val="00C71288"/>
    <w:rsid w:val="00C7153D"/>
    <w:rsid w:val="00C716AF"/>
    <w:rsid w:val="00C7199A"/>
    <w:rsid w:val="00C72100"/>
    <w:rsid w:val="00C72253"/>
    <w:rsid w:val="00C723AB"/>
    <w:rsid w:val="00C72C1E"/>
    <w:rsid w:val="00C72DCA"/>
    <w:rsid w:val="00C72F71"/>
    <w:rsid w:val="00C756FE"/>
    <w:rsid w:val="00C765D6"/>
    <w:rsid w:val="00C769DB"/>
    <w:rsid w:val="00C76A5F"/>
    <w:rsid w:val="00C7794F"/>
    <w:rsid w:val="00C80A33"/>
    <w:rsid w:val="00C80B55"/>
    <w:rsid w:val="00C8270A"/>
    <w:rsid w:val="00C82950"/>
    <w:rsid w:val="00C82F69"/>
    <w:rsid w:val="00C83E3A"/>
    <w:rsid w:val="00C84087"/>
    <w:rsid w:val="00C8532B"/>
    <w:rsid w:val="00C856DF"/>
    <w:rsid w:val="00C85957"/>
    <w:rsid w:val="00C85BC3"/>
    <w:rsid w:val="00C85C9E"/>
    <w:rsid w:val="00C85E6A"/>
    <w:rsid w:val="00C8768A"/>
    <w:rsid w:val="00C9076C"/>
    <w:rsid w:val="00C9118A"/>
    <w:rsid w:val="00C9308A"/>
    <w:rsid w:val="00C93E7A"/>
    <w:rsid w:val="00C93F45"/>
    <w:rsid w:val="00C9423B"/>
    <w:rsid w:val="00C96491"/>
    <w:rsid w:val="00C96C20"/>
    <w:rsid w:val="00C96D0B"/>
    <w:rsid w:val="00C97007"/>
    <w:rsid w:val="00C97104"/>
    <w:rsid w:val="00C974E1"/>
    <w:rsid w:val="00C9753F"/>
    <w:rsid w:val="00C97564"/>
    <w:rsid w:val="00C97738"/>
    <w:rsid w:val="00C97772"/>
    <w:rsid w:val="00CA0026"/>
    <w:rsid w:val="00CA0F6A"/>
    <w:rsid w:val="00CA10DD"/>
    <w:rsid w:val="00CA1391"/>
    <w:rsid w:val="00CA250C"/>
    <w:rsid w:val="00CA2884"/>
    <w:rsid w:val="00CA363B"/>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2230"/>
    <w:rsid w:val="00CC394B"/>
    <w:rsid w:val="00CC40DB"/>
    <w:rsid w:val="00CC4D06"/>
    <w:rsid w:val="00CC69E2"/>
    <w:rsid w:val="00CC78EA"/>
    <w:rsid w:val="00CC7B8A"/>
    <w:rsid w:val="00CD0117"/>
    <w:rsid w:val="00CD0AF6"/>
    <w:rsid w:val="00CD0EC7"/>
    <w:rsid w:val="00CD21C6"/>
    <w:rsid w:val="00CD2C32"/>
    <w:rsid w:val="00CD2F2F"/>
    <w:rsid w:val="00CD363C"/>
    <w:rsid w:val="00CD3695"/>
    <w:rsid w:val="00CD3841"/>
    <w:rsid w:val="00CD4268"/>
    <w:rsid w:val="00CD5118"/>
    <w:rsid w:val="00CD561E"/>
    <w:rsid w:val="00CD576B"/>
    <w:rsid w:val="00CD6244"/>
    <w:rsid w:val="00CD68E0"/>
    <w:rsid w:val="00CD7FEF"/>
    <w:rsid w:val="00CE008F"/>
    <w:rsid w:val="00CE2382"/>
    <w:rsid w:val="00CE3FC6"/>
    <w:rsid w:val="00CE4187"/>
    <w:rsid w:val="00CE4361"/>
    <w:rsid w:val="00CE461E"/>
    <w:rsid w:val="00CE557B"/>
    <w:rsid w:val="00CE6FE3"/>
    <w:rsid w:val="00CE7B50"/>
    <w:rsid w:val="00CE7FB9"/>
    <w:rsid w:val="00CF02FF"/>
    <w:rsid w:val="00CF2042"/>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9F2"/>
    <w:rsid w:val="00D026CC"/>
    <w:rsid w:val="00D02D44"/>
    <w:rsid w:val="00D02E7C"/>
    <w:rsid w:val="00D03CF1"/>
    <w:rsid w:val="00D0568B"/>
    <w:rsid w:val="00D0740E"/>
    <w:rsid w:val="00D10B38"/>
    <w:rsid w:val="00D131A2"/>
    <w:rsid w:val="00D15850"/>
    <w:rsid w:val="00D16DF7"/>
    <w:rsid w:val="00D17AD9"/>
    <w:rsid w:val="00D17B5A"/>
    <w:rsid w:val="00D20BF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9D5"/>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0EE"/>
    <w:rsid w:val="00D64A2B"/>
    <w:rsid w:val="00D65B86"/>
    <w:rsid w:val="00D66A34"/>
    <w:rsid w:val="00D66FA1"/>
    <w:rsid w:val="00D676FB"/>
    <w:rsid w:val="00D6772E"/>
    <w:rsid w:val="00D6788F"/>
    <w:rsid w:val="00D6799D"/>
    <w:rsid w:val="00D70C14"/>
    <w:rsid w:val="00D718A0"/>
    <w:rsid w:val="00D72853"/>
    <w:rsid w:val="00D747D6"/>
    <w:rsid w:val="00D766D4"/>
    <w:rsid w:val="00D778F1"/>
    <w:rsid w:val="00D77A1D"/>
    <w:rsid w:val="00D80504"/>
    <w:rsid w:val="00D82308"/>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C2B"/>
    <w:rsid w:val="00DB74CC"/>
    <w:rsid w:val="00DB7667"/>
    <w:rsid w:val="00DC03C7"/>
    <w:rsid w:val="00DC0830"/>
    <w:rsid w:val="00DC1EB0"/>
    <w:rsid w:val="00DC215A"/>
    <w:rsid w:val="00DC2320"/>
    <w:rsid w:val="00DC640C"/>
    <w:rsid w:val="00DC69D5"/>
    <w:rsid w:val="00DC733C"/>
    <w:rsid w:val="00DC769F"/>
    <w:rsid w:val="00DD05CB"/>
    <w:rsid w:val="00DD0D92"/>
    <w:rsid w:val="00DD13CD"/>
    <w:rsid w:val="00DD1D45"/>
    <w:rsid w:val="00DD2099"/>
    <w:rsid w:val="00DD2CF4"/>
    <w:rsid w:val="00DD31DC"/>
    <w:rsid w:val="00DD3887"/>
    <w:rsid w:val="00DD3E13"/>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285E"/>
    <w:rsid w:val="00DE2A85"/>
    <w:rsid w:val="00DE2EA4"/>
    <w:rsid w:val="00DE3662"/>
    <w:rsid w:val="00DE3686"/>
    <w:rsid w:val="00DE3ADA"/>
    <w:rsid w:val="00DE488F"/>
    <w:rsid w:val="00DE48FF"/>
    <w:rsid w:val="00DE5402"/>
    <w:rsid w:val="00DE56B0"/>
    <w:rsid w:val="00DE5854"/>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C44"/>
    <w:rsid w:val="00DF52C3"/>
    <w:rsid w:val="00DF581A"/>
    <w:rsid w:val="00DF586A"/>
    <w:rsid w:val="00DF7699"/>
    <w:rsid w:val="00DF7D0F"/>
    <w:rsid w:val="00E00103"/>
    <w:rsid w:val="00E00C09"/>
    <w:rsid w:val="00E01376"/>
    <w:rsid w:val="00E023E9"/>
    <w:rsid w:val="00E027FE"/>
    <w:rsid w:val="00E02A45"/>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1EC3"/>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6C8D"/>
    <w:rsid w:val="00E371A3"/>
    <w:rsid w:val="00E3726C"/>
    <w:rsid w:val="00E37674"/>
    <w:rsid w:val="00E37F41"/>
    <w:rsid w:val="00E402E8"/>
    <w:rsid w:val="00E40594"/>
    <w:rsid w:val="00E409D8"/>
    <w:rsid w:val="00E40A5A"/>
    <w:rsid w:val="00E41087"/>
    <w:rsid w:val="00E41EB5"/>
    <w:rsid w:val="00E42B26"/>
    <w:rsid w:val="00E43205"/>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DB0"/>
    <w:rsid w:val="00E62244"/>
    <w:rsid w:val="00E6303C"/>
    <w:rsid w:val="00E64FBF"/>
    <w:rsid w:val="00E6506C"/>
    <w:rsid w:val="00E657F0"/>
    <w:rsid w:val="00E65861"/>
    <w:rsid w:val="00E65C6E"/>
    <w:rsid w:val="00E65E3C"/>
    <w:rsid w:val="00E661A9"/>
    <w:rsid w:val="00E665E4"/>
    <w:rsid w:val="00E678C6"/>
    <w:rsid w:val="00E700F5"/>
    <w:rsid w:val="00E7116A"/>
    <w:rsid w:val="00E71F1D"/>
    <w:rsid w:val="00E733C7"/>
    <w:rsid w:val="00E73853"/>
    <w:rsid w:val="00E74B8F"/>
    <w:rsid w:val="00E75C9B"/>
    <w:rsid w:val="00E76570"/>
    <w:rsid w:val="00E7706C"/>
    <w:rsid w:val="00E811CB"/>
    <w:rsid w:val="00E82209"/>
    <w:rsid w:val="00E8237B"/>
    <w:rsid w:val="00E8271E"/>
    <w:rsid w:val="00E82DC7"/>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D87"/>
    <w:rsid w:val="00EB718D"/>
    <w:rsid w:val="00EB729C"/>
    <w:rsid w:val="00EB75A6"/>
    <w:rsid w:val="00EB7B63"/>
    <w:rsid w:val="00EC021A"/>
    <w:rsid w:val="00EC0446"/>
    <w:rsid w:val="00EC1A54"/>
    <w:rsid w:val="00EC3962"/>
    <w:rsid w:val="00EC3CE9"/>
    <w:rsid w:val="00EC4641"/>
    <w:rsid w:val="00EC5637"/>
    <w:rsid w:val="00EC65B8"/>
    <w:rsid w:val="00EC668D"/>
    <w:rsid w:val="00EC6A69"/>
    <w:rsid w:val="00EC7074"/>
    <w:rsid w:val="00EC7144"/>
    <w:rsid w:val="00EC718E"/>
    <w:rsid w:val="00ED0FDB"/>
    <w:rsid w:val="00ED1E05"/>
    <w:rsid w:val="00ED26AE"/>
    <w:rsid w:val="00ED3A7B"/>
    <w:rsid w:val="00ED3B4B"/>
    <w:rsid w:val="00ED45E0"/>
    <w:rsid w:val="00ED5A20"/>
    <w:rsid w:val="00ED5C95"/>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5FF3"/>
    <w:rsid w:val="00F16A96"/>
    <w:rsid w:val="00F17007"/>
    <w:rsid w:val="00F20325"/>
    <w:rsid w:val="00F20766"/>
    <w:rsid w:val="00F2081D"/>
    <w:rsid w:val="00F20C56"/>
    <w:rsid w:val="00F20D93"/>
    <w:rsid w:val="00F2127B"/>
    <w:rsid w:val="00F212AB"/>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6BF"/>
    <w:rsid w:val="00F3790C"/>
    <w:rsid w:val="00F41080"/>
    <w:rsid w:val="00F41A84"/>
    <w:rsid w:val="00F4335D"/>
    <w:rsid w:val="00F4463C"/>
    <w:rsid w:val="00F46213"/>
    <w:rsid w:val="00F4638B"/>
    <w:rsid w:val="00F476A7"/>
    <w:rsid w:val="00F5018B"/>
    <w:rsid w:val="00F50F9B"/>
    <w:rsid w:val="00F511ED"/>
    <w:rsid w:val="00F5189B"/>
    <w:rsid w:val="00F51C1F"/>
    <w:rsid w:val="00F52495"/>
    <w:rsid w:val="00F54AD3"/>
    <w:rsid w:val="00F559C1"/>
    <w:rsid w:val="00F559D4"/>
    <w:rsid w:val="00F5658C"/>
    <w:rsid w:val="00F57F6C"/>
    <w:rsid w:val="00F60417"/>
    <w:rsid w:val="00F604EB"/>
    <w:rsid w:val="00F60887"/>
    <w:rsid w:val="00F60918"/>
    <w:rsid w:val="00F60B4F"/>
    <w:rsid w:val="00F60C29"/>
    <w:rsid w:val="00F613A2"/>
    <w:rsid w:val="00F613BD"/>
    <w:rsid w:val="00F61436"/>
    <w:rsid w:val="00F61A70"/>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4B9"/>
    <w:rsid w:val="00F778DC"/>
    <w:rsid w:val="00F77C39"/>
    <w:rsid w:val="00F800BC"/>
    <w:rsid w:val="00F8120A"/>
    <w:rsid w:val="00F81486"/>
    <w:rsid w:val="00F8164E"/>
    <w:rsid w:val="00F81AA7"/>
    <w:rsid w:val="00F83902"/>
    <w:rsid w:val="00F83E96"/>
    <w:rsid w:val="00F8628E"/>
    <w:rsid w:val="00F90002"/>
    <w:rsid w:val="00F90997"/>
    <w:rsid w:val="00F91996"/>
    <w:rsid w:val="00F919BE"/>
    <w:rsid w:val="00F92AE1"/>
    <w:rsid w:val="00F92F02"/>
    <w:rsid w:val="00F930F5"/>
    <w:rsid w:val="00F93704"/>
    <w:rsid w:val="00F93CDB"/>
    <w:rsid w:val="00F93DF9"/>
    <w:rsid w:val="00F954A2"/>
    <w:rsid w:val="00F96849"/>
    <w:rsid w:val="00F96E5B"/>
    <w:rsid w:val="00F97D7D"/>
    <w:rsid w:val="00FA01B3"/>
    <w:rsid w:val="00FA0AF5"/>
    <w:rsid w:val="00FA19D9"/>
    <w:rsid w:val="00FA2898"/>
    <w:rsid w:val="00FA2C6F"/>
    <w:rsid w:val="00FA347D"/>
    <w:rsid w:val="00FA35F1"/>
    <w:rsid w:val="00FA4438"/>
    <w:rsid w:val="00FA4D78"/>
    <w:rsid w:val="00FA5092"/>
    <w:rsid w:val="00FA6571"/>
    <w:rsid w:val="00FA771C"/>
    <w:rsid w:val="00FA7E23"/>
    <w:rsid w:val="00FB0A1E"/>
    <w:rsid w:val="00FB32B7"/>
    <w:rsid w:val="00FB35C9"/>
    <w:rsid w:val="00FB40C7"/>
    <w:rsid w:val="00FB4290"/>
    <w:rsid w:val="00FB44A1"/>
    <w:rsid w:val="00FB485A"/>
    <w:rsid w:val="00FB547C"/>
    <w:rsid w:val="00FB6041"/>
    <w:rsid w:val="00FB74A0"/>
    <w:rsid w:val="00FB777C"/>
    <w:rsid w:val="00FB7F54"/>
    <w:rsid w:val="00FC0BA4"/>
    <w:rsid w:val="00FC0D56"/>
    <w:rsid w:val="00FC12A1"/>
    <w:rsid w:val="00FC180B"/>
    <w:rsid w:val="00FC23DD"/>
    <w:rsid w:val="00FC28AF"/>
    <w:rsid w:val="00FC28E6"/>
    <w:rsid w:val="00FC32B6"/>
    <w:rsid w:val="00FC3457"/>
    <w:rsid w:val="00FC48DE"/>
    <w:rsid w:val="00FC5566"/>
    <w:rsid w:val="00FC5CB1"/>
    <w:rsid w:val="00FC5ED0"/>
    <w:rsid w:val="00FC645A"/>
    <w:rsid w:val="00FC66EE"/>
    <w:rsid w:val="00FC715D"/>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8C0"/>
    <w:rsid w:val="00FF39BB"/>
    <w:rsid w:val="00FF3BD9"/>
    <w:rsid w:val="00FF44C8"/>
    <w:rsid w:val="00FF4703"/>
    <w:rsid w:val="00FF4F7A"/>
    <w:rsid w:val="00FF50B7"/>
    <w:rsid w:val="00FF5206"/>
    <w:rsid w:val="00FF54AD"/>
    <w:rsid w:val="00FF555A"/>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CDB"/>
    <w:rPr>
      <w:sz w:val="28"/>
    </w:rPr>
  </w:style>
  <w:style w:type="paragraph" w:styleId="1">
    <w:name w:val="heading 1"/>
    <w:basedOn w:val="a"/>
    <w:next w:val="a"/>
    <w:link w:val="10"/>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4">
    <w:name w:val="heading 4"/>
    <w:basedOn w:val="a"/>
    <w:next w:val="a"/>
    <w:link w:val="40"/>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5">
    <w:name w:val="heading 5"/>
    <w:basedOn w:val="a"/>
    <w:next w:val="a"/>
    <w:link w:val="50"/>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6">
    <w:name w:val="heading 6"/>
    <w:basedOn w:val="a"/>
    <w:next w:val="a"/>
    <w:link w:val="60"/>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09E2"/>
    <w:pPr>
      <w:tabs>
        <w:tab w:val="center" w:pos="4513"/>
        <w:tab w:val="right" w:pos="9026"/>
      </w:tabs>
      <w:spacing w:after="0" w:line="240" w:lineRule="auto"/>
    </w:pPr>
  </w:style>
  <w:style w:type="character" w:customStyle="1" w:styleId="a4">
    <w:name w:val="页眉 字符"/>
    <w:basedOn w:val="a0"/>
    <w:link w:val="a3"/>
    <w:uiPriority w:val="99"/>
    <w:rsid w:val="004C09E2"/>
  </w:style>
  <w:style w:type="paragraph" w:styleId="a5">
    <w:name w:val="footer"/>
    <w:basedOn w:val="a"/>
    <w:link w:val="a6"/>
    <w:uiPriority w:val="99"/>
    <w:unhideWhenUsed/>
    <w:rsid w:val="004C09E2"/>
    <w:pPr>
      <w:tabs>
        <w:tab w:val="center" w:pos="4513"/>
        <w:tab w:val="right" w:pos="9026"/>
      </w:tabs>
      <w:spacing w:after="0" w:line="240" w:lineRule="auto"/>
    </w:pPr>
  </w:style>
  <w:style w:type="character" w:customStyle="1" w:styleId="a6">
    <w:name w:val="页脚 字符"/>
    <w:basedOn w:val="a0"/>
    <w:link w:val="a5"/>
    <w:uiPriority w:val="99"/>
    <w:rsid w:val="004C09E2"/>
  </w:style>
  <w:style w:type="paragraph" w:styleId="a7">
    <w:name w:val="Title"/>
    <w:basedOn w:val="a"/>
    <w:next w:val="a"/>
    <w:link w:val="a8"/>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a8">
    <w:name w:val="标题 字符"/>
    <w:basedOn w:val="a0"/>
    <w:link w:val="a7"/>
    <w:uiPriority w:val="10"/>
    <w:rsid w:val="004C09E2"/>
    <w:rPr>
      <w:rFonts w:asciiTheme="majorHAnsi" w:eastAsiaTheme="majorEastAsia" w:hAnsiTheme="majorHAnsi" w:cstheme="majorBidi"/>
      <w:spacing w:val="-10"/>
      <w:kern w:val="28"/>
      <w:sz w:val="56"/>
      <w:szCs w:val="56"/>
      <w:lang w:val="en-US" w:eastAsia="zh-CN"/>
    </w:rPr>
  </w:style>
  <w:style w:type="character" w:styleId="a9">
    <w:name w:val="Hyperlink"/>
    <w:basedOn w:val="a0"/>
    <w:uiPriority w:val="99"/>
    <w:unhideWhenUsed/>
    <w:rsid w:val="00AF6BB7"/>
    <w:rPr>
      <w:color w:val="0563C1" w:themeColor="hyperlink"/>
      <w:u w:val="single"/>
    </w:rPr>
  </w:style>
  <w:style w:type="character" w:customStyle="1" w:styleId="10">
    <w:name w:val="标题 1 字符"/>
    <w:basedOn w:val="a0"/>
    <w:link w:val="1"/>
    <w:uiPriority w:val="9"/>
    <w:rsid w:val="00AF6BB7"/>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AF6BB7"/>
    <w:pPr>
      <w:outlineLvl w:val="9"/>
    </w:pPr>
    <w:rPr>
      <w:lang w:val="en-US"/>
    </w:rPr>
  </w:style>
  <w:style w:type="paragraph" w:styleId="TOC2">
    <w:name w:val="toc 2"/>
    <w:basedOn w:val="a"/>
    <w:next w:val="a"/>
    <w:autoRedefine/>
    <w:uiPriority w:val="39"/>
    <w:unhideWhenUsed/>
    <w:rsid w:val="00AF6BB7"/>
    <w:pPr>
      <w:spacing w:after="100" w:line="276" w:lineRule="auto"/>
      <w:ind w:left="220"/>
    </w:pPr>
    <w:rPr>
      <w:lang w:val="en-US" w:eastAsia="zh-CN"/>
    </w:rPr>
  </w:style>
  <w:style w:type="paragraph" w:styleId="TOC1">
    <w:name w:val="toc 1"/>
    <w:basedOn w:val="a"/>
    <w:next w:val="a"/>
    <w:autoRedefine/>
    <w:uiPriority w:val="39"/>
    <w:unhideWhenUsed/>
    <w:rsid w:val="00AF6BB7"/>
    <w:pPr>
      <w:spacing w:after="100"/>
    </w:pPr>
    <w:rPr>
      <w:rFonts w:cs="Times New Roman"/>
      <w:lang w:val="en-US"/>
    </w:rPr>
  </w:style>
  <w:style w:type="character" w:customStyle="1" w:styleId="30">
    <w:name w:val="标题 3 字符"/>
    <w:basedOn w:val="a0"/>
    <w:link w:val="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aa">
    <w:name w:val="List Paragraph"/>
    <w:basedOn w:val="a"/>
    <w:uiPriority w:val="34"/>
    <w:qFormat/>
    <w:rsid w:val="00150459"/>
    <w:pPr>
      <w:spacing w:after="200" w:line="276" w:lineRule="auto"/>
      <w:ind w:left="720"/>
      <w:contextualSpacing/>
    </w:pPr>
    <w:rPr>
      <w:lang w:val="en-US" w:eastAsia="zh-CN"/>
    </w:rPr>
  </w:style>
  <w:style w:type="paragraph" w:styleId="ab">
    <w:name w:val="No Spacing"/>
    <w:link w:val="ac"/>
    <w:uiPriority w:val="1"/>
    <w:qFormat/>
    <w:rsid w:val="00150459"/>
    <w:pPr>
      <w:spacing w:after="0" w:line="240" w:lineRule="auto"/>
    </w:pPr>
    <w:rPr>
      <w:lang w:val="en-US" w:eastAsia="zh-CN"/>
    </w:rPr>
  </w:style>
  <w:style w:type="paragraph" w:styleId="HTML">
    <w:name w:val="HTML Preformatted"/>
    <w:basedOn w:val="a"/>
    <w:link w:val="HTML0"/>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0">
    <w:name w:val="HTML 预设格式 字符"/>
    <w:basedOn w:val="a0"/>
    <w:link w:val="HTML"/>
    <w:uiPriority w:val="99"/>
    <w:rsid w:val="00DA72C5"/>
    <w:rPr>
      <w:rFonts w:ascii="Courier New" w:eastAsia="Times New Roman" w:hAnsi="Courier New" w:cs="Courier New"/>
      <w:sz w:val="20"/>
      <w:szCs w:val="20"/>
      <w:lang w:eastAsia="en-IN"/>
    </w:rPr>
  </w:style>
  <w:style w:type="character" w:customStyle="1" w:styleId="40">
    <w:name w:val="标题 4 字符"/>
    <w:basedOn w:val="a0"/>
    <w:link w:val="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50">
    <w:name w:val="标题 5 字符"/>
    <w:basedOn w:val="a0"/>
    <w:link w:val="5"/>
    <w:uiPriority w:val="9"/>
    <w:rsid w:val="00741173"/>
    <w:rPr>
      <w:rFonts w:asciiTheme="majorHAnsi" w:eastAsiaTheme="majorEastAsia" w:hAnsiTheme="majorHAnsi" w:cstheme="majorBidi"/>
      <w:color w:val="2F5496" w:themeColor="accent1" w:themeShade="BF"/>
      <w:lang w:val="en-US" w:eastAsia="zh-CN"/>
    </w:rPr>
  </w:style>
  <w:style w:type="character" w:customStyle="1" w:styleId="20">
    <w:name w:val="标题 2 字符"/>
    <w:basedOn w:val="a0"/>
    <w:link w:val="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a0"/>
    <w:rsid w:val="008658B5"/>
  </w:style>
  <w:style w:type="paragraph" w:styleId="TOC3">
    <w:name w:val="toc 3"/>
    <w:basedOn w:val="a"/>
    <w:next w:val="a"/>
    <w:autoRedefine/>
    <w:uiPriority w:val="39"/>
    <w:unhideWhenUsed/>
    <w:rsid w:val="00F14087"/>
    <w:pPr>
      <w:spacing w:after="100"/>
      <w:ind w:left="440"/>
    </w:pPr>
  </w:style>
  <w:style w:type="paragraph" w:styleId="ad">
    <w:name w:val="Normal (Web)"/>
    <w:basedOn w:val="a"/>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ae">
    <w:name w:val="Strong"/>
    <w:basedOn w:val="a0"/>
    <w:uiPriority w:val="22"/>
    <w:qFormat/>
    <w:rsid w:val="00AD3E58"/>
    <w:rPr>
      <w:b/>
      <w:bCs/>
    </w:rPr>
  </w:style>
  <w:style w:type="table" w:styleId="af">
    <w:name w:val="Table Grid"/>
    <w:basedOn w:val="a1"/>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36337C"/>
    <w:rPr>
      <w:color w:val="605E5C"/>
      <w:shd w:val="clear" w:color="auto" w:fill="E1DFDD"/>
    </w:rPr>
  </w:style>
  <w:style w:type="character" w:styleId="af1">
    <w:name w:val="FollowedHyperlink"/>
    <w:basedOn w:val="a0"/>
    <w:uiPriority w:val="99"/>
    <w:semiHidden/>
    <w:unhideWhenUsed/>
    <w:rsid w:val="005B688B"/>
    <w:rPr>
      <w:color w:val="954F72" w:themeColor="followedHyperlink"/>
      <w:u w:val="single"/>
    </w:rPr>
  </w:style>
  <w:style w:type="character" w:customStyle="1" w:styleId="line">
    <w:name w:val="line"/>
    <w:basedOn w:val="a0"/>
    <w:rsid w:val="002F5439"/>
  </w:style>
  <w:style w:type="character" w:customStyle="1" w:styleId="60">
    <w:name w:val="标题 6 字符"/>
    <w:basedOn w:val="a0"/>
    <w:link w:val="6"/>
    <w:uiPriority w:val="9"/>
    <w:rsid w:val="0048441E"/>
    <w:rPr>
      <w:rFonts w:asciiTheme="majorHAnsi" w:eastAsiaTheme="majorEastAsia" w:hAnsiTheme="majorHAnsi" w:cstheme="majorBidi"/>
      <w:color w:val="1F3763" w:themeColor="accent1" w:themeShade="7F"/>
      <w:lang w:val="en-US" w:eastAsia="zh-CN"/>
    </w:rPr>
  </w:style>
  <w:style w:type="character" w:customStyle="1" w:styleId="ac">
    <w:name w:val="无间隔 字符"/>
    <w:basedOn w:val="a0"/>
    <w:link w:val="ab"/>
    <w:uiPriority w:val="1"/>
    <w:rsid w:val="00BE587F"/>
    <w:rPr>
      <w:rFonts w:eastAsiaTheme="minorEastAsia"/>
      <w:lang w:val="en-US" w:eastAsia="zh-CN"/>
    </w:rPr>
  </w:style>
  <w:style w:type="paragraph" w:styleId="af2">
    <w:name w:val="Body Text"/>
    <w:basedOn w:val="a"/>
    <w:link w:val="af3"/>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af3">
    <w:name w:val="正文文本 字符"/>
    <w:basedOn w:val="a0"/>
    <w:link w:val="af2"/>
    <w:uiPriority w:val="1"/>
    <w:rsid w:val="006D6B86"/>
    <w:rPr>
      <w:rFonts w:eastAsia="Myriad Pro Light" w:cs="Myriad Pro Light"/>
      <w:sz w:val="28"/>
      <w:lang w:val="en-US"/>
    </w:rPr>
  </w:style>
  <w:style w:type="paragraph" w:customStyle="1" w:styleId="TableParagraph">
    <w:name w:val="Table Paragraph"/>
    <w:basedOn w:val="a"/>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af4">
    <w:name w:val="Book Title"/>
    <w:basedOn w:val="a0"/>
    <w:uiPriority w:val="33"/>
    <w:qFormat/>
    <w:rsid w:val="00167C34"/>
    <w:rPr>
      <w:b/>
      <w:bCs/>
      <w:i/>
      <w:iCs/>
      <w:spacing w:val="5"/>
    </w:rPr>
  </w:style>
  <w:style w:type="character" w:styleId="af5">
    <w:name w:val="annotation reference"/>
    <w:basedOn w:val="a0"/>
    <w:uiPriority w:val="99"/>
    <w:semiHidden/>
    <w:unhideWhenUsed/>
    <w:rsid w:val="00AD66CA"/>
    <w:rPr>
      <w:sz w:val="21"/>
      <w:szCs w:val="21"/>
    </w:rPr>
  </w:style>
  <w:style w:type="paragraph" w:styleId="af6">
    <w:name w:val="annotation text"/>
    <w:basedOn w:val="a"/>
    <w:link w:val="af7"/>
    <w:uiPriority w:val="99"/>
    <w:unhideWhenUsed/>
    <w:rsid w:val="00AD66CA"/>
    <w:rPr>
      <w:sz w:val="22"/>
      <w:lang w:val="en-US"/>
    </w:rPr>
  </w:style>
  <w:style w:type="character" w:customStyle="1" w:styleId="af7">
    <w:name w:val="批注文字 字符"/>
    <w:basedOn w:val="a0"/>
    <w:link w:val="af6"/>
    <w:uiPriority w:val="99"/>
    <w:rsid w:val="00AD66C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17919907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52265538">
      <w:bodyDiv w:val="1"/>
      <w:marLeft w:val="0"/>
      <w:marRight w:val="0"/>
      <w:marTop w:val="0"/>
      <w:marBottom w:val="0"/>
      <w:divBdr>
        <w:top w:val="none" w:sz="0" w:space="0" w:color="auto"/>
        <w:left w:val="none" w:sz="0" w:space="0" w:color="auto"/>
        <w:bottom w:val="none" w:sz="0" w:space="0" w:color="auto"/>
        <w:right w:val="none" w:sz="0" w:space="0" w:color="auto"/>
      </w:divBdr>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202207964">
      <w:bodyDiv w:val="1"/>
      <w:marLeft w:val="0"/>
      <w:marRight w:val="0"/>
      <w:marTop w:val="0"/>
      <w:marBottom w:val="0"/>
      <w:divBdr>
        <w:top w:val="none" w:sz="0" w:space="0" w:color="auto"/>
        <w:left w:val="none" w:sz="0" w:space="0" w:color="auto"/>
        <w:bottom w:val="none" w:sz="0" w:space="0" w:color="auto"/>
        <w:right w:val="none" w:sz="0" w:space="0" w:color="auto"/>
      </w:divBdr>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2622">
      <w:bodyDiv w:val="1"/>
      <w:marLeft w:val="0"/>
      <w:marRight w:val="0"/>
      <w:marTop w:val="0"/>
      <w:marBottom w:val="0"/>
      <w:divBdr>
        <w:top w:val="none" w:sz="0" w:space="0" w:color="auto"/>
        <w:left w:val="none" w:sz="0" w:space="0" w:color="auto"/>
        <w:bottom w:val="none" w:sz="0" w:space="0" w:color="auto"/>
        <w:right w:val="none" w:sz="0" w:space="0" w:color="auto"/>
      </w:divBdr>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021512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 w:id="213092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26" Type="http://schemas.openxmlformats.org/officeDocument/2006/relationships/hyperlink" Target="https://docs.microsoft.com/en-us/azure/azure-resource-manager/resource-group-%20overview/" TargetMode="External"/><Relationship Id="rId39" Type="http://schemas.openxmlformats.org/officeDocument/2006/relationships/image" Target="media/image10.png"/><Relationship Id="rId21" Type="http://schemas.openxmlformats.org/officeDocument/2006/relationships/image" Target="media/image4.jpeg"/><Relationship Id="rId34" Type="http://schemas.openxmlformats.org/officeDocument/2006/relationships/hyperlink" Target="https://docs.microsoft.com/en-us/cli/azure/overview?view=azure-cli-latest"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0" Type="http://schemas.openxmlformats.org/officeDocument/2006/relationships/image" Target="media/image5.png"/><Relationship Id="rId29" Type="http://schemas.openxmlformats.org/officeDocument/2006/relationships/hyperlink" Target="https://azure.microsoft.com/en-in/pricing/details/virtual-machines/series/" TargetMode="External"/><Relationship Id="rId41" Type="http://schemas.openxmlformats.org/officeDocument/2006/relationships/hyperlink" Target="https://notepad-plus-plus.org/downloads/" TargetMode="Externa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svg"/><Relationship Id="rId32" Type="http://schemas.openxmlformats.org/officeDocument/2006/relationships/hyperlink" Target="https://docs.microsoft.com/en-us/azure/virtual-machines/linux/sizes" TargetMode="External"/><Relationship Id="rId37" Type="http://schemas.openxmlformats.org/officeDocument/2006/relationships/hyperlink" Target="https://docs.microsoft.com/en-us/powershell/"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www.a10networks.com" TargetMode="External"/><Relationship Id="rId23" Type="http://schemas.openxmlformats.org/officeDocument/2006/relationships/image" Target="media/image6.png"/><Relationship Id="rId28" Type="http://schemas.openxmlformats.org/officeDocument/2006/relationships/hyperlink" Target="https://docs.microsoft.com/en-us/azure/virtual-machines/windows/tutorial-avail-%20ability-sets/" TargetMode="External"/><Relationship Id="rId36" Type="http://schemas.openxmlformats.org/officeDocument/2006/relationships/hyperlink" Target="https://docs.microsoft.com/en-us/powershell/scripting/install/installing-powershell-on-windows?view=powershell-7.2" TargetMode="External"/><Relationship Id="rId49" Type="http://schemas.openxmlformats.org/officeDocument/2006/relationships/image" Target="media/image19.png"/><Relationship Id="rId57" Type="http://schemas.openxmlformats.org/officeDocument/2006/relationships/header" Target="header1.xm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ales@a10networks.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docs.microsoft.com/en-us/azure/azure-resource-manager/resource-group-%20overview/" TargetMode="External"/><Relationship Id="rId30" Type="http://schemas.openxmlformats.org/officeDocument/2006/relationships/hyperlink" Target="https://docs.microsoft.com/en-us/azure/virtual-machines/sizes-"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virtual-machines/linux/overview" TargetMode="External"/><Relationship Id="rId33" Type="http://schemas.openxmlformats.org/officeDocument/2006/relationships/hyperlink" Target="https://azure.microsoft.com/en-in/features/azure-portal/"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to create 2 regions, 1 GSLB controller and 2 site devices in each region. In addition, it creates 2 real servers in each region.
© 2022 A10 Networks, Inc.
CONFIDENTIAL AND PROPRIETARY- ALL RIGHTS RESERVED.
Information in this document is subject to change without notice.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5" ma:contentTypeDescription="Create a new document." ma:contentTypeScope="" ma:versionID="5981b20e7c7e8d95ac0b053d79bd81a8">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50d811049dad46bb8611d07a4b58d465"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3.xml><?xml version="1.0" encoding="utf-8"?>
<ds:datastoreItem xmlns:ds="http://schemas.openxmlformats.org/officeDocument/2006/customXml" ds:itemID="{ADD2EF1F-3F93-45AF-A50E-9F830EDD9BB6}">
  <ds:schemaRefs>
    <ds:schemaRef ds:uri="http://schemas.openxmlformats.org/officeDocument/2006/bibliography"/>
  </ds:schemaRefs>
</ds:datastoreItem>
</file>

<file path=customXml/itemProps4.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5.xml><?xml version="1.0" encoding="utf-8"?>
<ds:datastoreItem xmlns:ds="http://schemas.openxmlformats.org/officeDocument/2006/customXml" ds:itemID="{9A9CC499-9520-4BC3-A4C8-97B2B6BF7BC1}"/>
</file>

<file path=docProps/app.xml><?xml version="1.0" encoding="utf-8"?>
<Properties xmlns="http://schemas.openxmlformats.org/officeDocument/2006/extended-properties" xmlns:vt="http://schemas.openxmlformats.org/officeDocument/2006/docPropsVTypes">
  <Template>Normal</Template>
  <TotalTime>228</TotalTime>
  <Pages>35</Pages>
  <Words>6397</Words>
  <Characters>36464</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42776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GSLB</dc:subject>
  <dc:creator>Sachin Shivaji Patil</dc:creator>
  <cp:keywords/>
  <dc:description/>
  <cp:lastModifiedBy>Haitao Li</cp:lastModifiedBy>
  <cp:revision>32</cp:revision>
  <dcterms:created xsi:type="dcterms:W3CDTF">2022-08-31T03:46:00Z</dcterms:created>
  <dcterms:modified xsi:type="dcterms:W3CDTF">2022-08-31T07:33:00Z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